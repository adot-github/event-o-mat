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BED4" w14:textId="77777777" w:rsidR="00725767" w:rsidRPr="00893CC5" w:rsidRDefault="00725767" w:rsidP="168F25BC">
      <w:pPr>
        <w:rPr>
          <w:rFonts w:eastAsia="Arial" w:cs="Arial"/>
          <w:b/>
          <w:bCs/>
        </w:rPr>
      </w:pPr>
    </w:p>
    <w:p w14:paraId="7205B2CA" w14:textId="10A5AD5C" w:rsidR="00014177" w:rsidRPr="0015351E" w:rsidRDefault="48B5E146" w:rsidP="168F25BC">
      <w:pPr>
        <w:rPr>
          <w:rFonts w:eastAsia="Arial" w:cs="Arial"/>
          <w:b/>
          <w:bCs/>
          <w:color w:val="FF0000"/>
          <w:sz w:val="50"/>
          <w:szCs w:val="50"/>
        </w:rPr>
      </w:pPr>
      <w:r w:rsidRPr="168F25BC">
        <w:rPr>
          <w:rFonts w:ascii="Arial" w:eastAsia="Arial" w:hAnsi="Arial" w:cs="Arial"/>
          <w:b/>
          <w:bCs/>
          <w:sz w:val="50"/>
          <w:szCs w:val="50"/>
        </w:rPr>
        <w:t>Konzept Fachtagung Grundkompetenzen</w:t>
      </w:r>
      <w:r w:rsidR="5DE17F96" w:rsidRPr="168F25BC">
        <w:rPr>
          <w:rFonts w:ascii="Arial" w:eastAsia="Arial" w:hAnsi="Arial" w:cs="Arial"/>
          <w:b/>
          <w:bCs/>
          <w:sz w:val="50"/>
          <w:szCs w:val="50"/>
        </w:rPr>
        <w:t xml:space="preserve"> 20</w:t>
      </w:r>
      <w:r w:rsidR="5DD4D803" w:rsidRPr="168F25BC">
        <w:rPr>
          <w:rFonts w:ascii="Arial" w:eastAsia="Arial" w:hAnsi="Arial" w:cs="Arial"/>
          <w:b/>
          <w:bCs/>
          <w:sz w:val="50"/>
          <w:szCs w:val="50"/>
        </w:rPr>
        <w:t>2</w:t>
      </w:r>
      <w:r w:rsidR="62CC6690" w:rsidRPr="168F25BC">
        <w:rPr>
          <w:rFonts w:ascii="Arial" w:eastAsia="Arial" w:hAnsi="Arial" w:cs="Arial"/>
          <w:b/>
          <w:bCs/>
          <w:sz w:val="50"/>
          <w:szCs w:val="50"/>
        </w:rPr>
        <w:t>6</w:t>
      </w:r>
      <w:r w:rsidR="074962FE" w:rsidRPr="168F25BC">
        <w:rPr>
          <w:rFonts w:ascii="Arial" w:eastAsia="Arial" w:hAnsi="Arial" w:cs="Arial"/>
          <w:b/>
          <w:bCs/>
          <w:sz w:val="50"/>
          <w:szCs w:val="50"/>
        </w:rPr>
        <w:t xml:space="preserve"> </w:t>
      </w:r>
    </w:p>
    <w:p w14:paraId="6C869B7C" w14:textId="3CBCEF7B" w:rsidR="00DA3D64" w:rsidRPr="0015351E" w:rsidRDefault="7F355B5B" w:rsidP="168F25BC">
      <w:pPr>
        <w:rPr>
          <w:rFonts w:eastAsia="Arial" w:cs="Arial"/>
          <w:b/>
          <w:bCs/>
          <w:sz w:val="28"/>
          <w:szCs w:val="28"/>
        </w:rPr>
      </w:pPr>
      <w:r w:rsidRPr="168F25BC">
        <w:rPr>
          <w:rFonts w:ascii="Arial" w:eastAsia="Arial" w:hAnsi="Arial" w:cs="Arial"/>
          <w:b/>
          <w:bCs/>
          <w:sz w:val="28"/>
          <w:szCs w:val="28"/>
        </w:rPr>
        <w:t>Dienstag,</w:t>
      </w:r>
      <w:r w:rsidR="6DFF08C8" w:rsidRPr="168F25BC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="271CDCAB" w:rsidRPr="168F25BC">
        <w:rPr>
          <w:rFonts w:ascii="Arial" w:eastAsia="Arial" w:hAnsi="Arial" w:cs="Arial"/>
          <w:b/>
          <w:bCs/>
          <w:sz w:val="28"/>
          <w:szCs w:val="28"/>
        </w:rPr>
        <w:t>2</w:t>
      </w:r>
      <w:r w:rsidR="589854CB" w:rsidRPr="168F25BC">
        <w:rPr>
          <w:rFonts w:ascii="Arial" w:eastAsia="Arial" w:hAnsi="Arial" w:cs="Arial"/>
          <w:b/>
          <w:bCs/>
          <w:sz w:val="28"/>
          <w:szCs w:val="28"/>
        </w:rPr>
        <w:t>4</w:t>
      </w:r>
      <w:r w:rsidR="3A0D00A9" w:rsidRPr="168F25BC">
        <w:rPr>
          <w:rFonts w:ascii="Arial" w:eastAsia="Arial" w:hAnsi="Arial" w:cs="Arial"/>
          <w:b/>
          <w:bCs/>
          <w:sz w:val="28"/>
          <w:szCs w:val="28"/>
        </w:rPr>
        <w:t>. November 202</w:t>
      </w:r>
      <w:r w:rsidR="03F4EA53" w:rsidRPr="168F25BC">
        <w:rPr>
          <w:rFonts w:ascii="Arial" w:eastAsia="Arial" w:hAnsi="Arial" w:cs="Arial"/>
          <w:b/>
          <w:bCs/>
          <w:sz w:val="28"/>
          <w:szCs w:val="28"/>
        </w:rPr>
        <w:t>6</w:t>
      </w:r>
      <w:r w:rsidR="6622FC59" w:rsidRPr="168F25BC">
        <w:rPr>
          <w:rFonts w:ascii="Arial" w:eastAsia="Arial" w:hAnsi="Arial" w:cs="Arial"/>
          <w:b/>
          <w:bCs/>
          <w:sz w:val="28"/>
          <w:szCs w:val="28"/>
        </w:rPr>
        <w:t>, 9.30</w:t>
      </w:r>
      <w:r w:rsidR="0087639A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="6622FC59" w:rsidRPr="168F25BC">
        <w:rPr>
          <w:rFonts w:ascii="Arial" w:eastAsia="Arial" w:hAnsi="Arial" w:cs="Arial"/>
          <w:b/>
          <w:bCs/>
          <w:sz w:val="28"/>
          <w:szCs w:val="28"/>
        </w:rPr>
        <w:t>- 16.</w:t>
      </w:r>
      <w:r w:rsidR="00662FA7" w:rsidRPr="168F25BC">
        <w:rPr>
          <w:rFonts w:ascii="Arial" w:eastAsia="Arial" w:hAnsi="Arial" w:cs="Arial"/>
          <w:b/>
          <w:bCs/>
          <w:sz w:val="28"/>
          <w:szCs w:val="28"/>
        </w:rPr>
        <w:t>3</w:t>
      </w:r>
      <w:r w:rsidR="6DFF08C8" w:rsidRPr="168F25BC">
        <w:rPr>
          <w:rFonts w:ascii="Arial" w:eastAsia="Arial" w:hAnsi="Arial" w:cs="Arial"/>
          <w:b/>
          <w:bCs/>
          <w:sz w:val="28"/>
          <w:szCs w:val="28"/>
        </w:rPr>
        <w:t>0</w:t>
      </w:r>
      <w:r w:rsidR="33DE4760" w:rsidRPr="168F25BC">
        <w:rPr>
          <w:rFonts w:ascii="Arial" w:eastAsia="Arial" w:hAnsi="Arial" w:cs="Arial"/>
          <w:b/>
          <w:bCs/>
          <w:sz w:val="28"/>
          <w:szCs w:val="28"/>
        </w:rPr>
        <w:t>, Welle 7, Bern</w:t>
      </w:r>
    </w:p>
    <w:p w14:paraId="4A6EC29D" w14:textId="77777777" w:rsidR="00D84114" w:rsidRPr="00DD0E4B" w:rsidRDefault="00D84114" w:rsidP="168F25BC">
      <w:pPr>
        <w:rPr>
          <w:rFonts w:eastAsia="Arial" w:cs="Arial"/>
          <w:b/>
          <w:bCs/>
          <w:color w:val="0070C0"/>
        </w:rPr>
      </w:pPr>
    </w:p>
    <w:p w14:paraId="694A821D" w14:textId="55ED2510" w:rsidR="005C41CA" w:rsidRPr="00B45B0F" w:rsidRDefault="1110F73E" w:rsidP="168F25BC">
      <w:pPr>
        <w:rPr>
          <w:rFonts w:eastAsia="Arial" w:cs="Arial"/>
          <w:b/>
          <w:bCs/>
          <w:color w:val="0070C0"/>
        </w:rPr>
      </w:pPr>
      <w:r w:rsidRPr="4C44E92A">
        <w:rPr>
          <w:rFonts w:ascii="Arial" w:eastAsia="Arial" w:hAnsi="Arial" w:cs="Arial"/>
          <w:b/>
          <w:bCs/>
          <w:color w:val="0070C0"/>
        </w:rPr>
        <w:t>V</w:t>
      </w:r>
      <w:r w:rsidR="589DE33A" w:rsidRPr="4C44E92A">
        <w:rPr>
          <w:rFonts w:ascii="Arial" w:eastAsia="Arial" w:hAnsi="Arial" w:cs="Arial"/>
          <w:b/>
          <w:bCs/>
          <w:color w:val="0070C0"/>
        </w:rPr>
        <w:t xml:space="preserve">ersion </w:t>
      </w:r>
      <w:r w:rsidR="476D8805" w:rsidRPr="4C44E92A">
        <w:rPr>
          <w:rFonts w:ascii="Arial" w:eastAsia="Arial" w:hAnsi="Arial" w:cs="Arial"/>
          <w:b/>
          <w:bCs/>
          <w:color w:val="0070C0"/>
        </w:rPr>
        <w:t xml:space="preserve">vom </w:t>
      </w:r>
      <w:r w:rsidR="4ADBA4F2" w:rsidRPr="4C44E92A">
        <w:rPr>
          <w:rFonts w:ascii="Arial" w:eastAsia="Arial" w:hAnsi="Arial" w:cs="Arial"/>
          <w:b/>
          <w:bCs/>
          <w:color w:val="0070C0"/>
        </w:rPr>
        <w:t>2</w:t>
      </w:r>
      <w:r w:rsidR="001F7E92">
        <w:rPr>
          <w:rFonts w:ascii="Arial" w:eastAsia="Arial" w:hAnsi="Arial" w:cs="Arial"/>
          <w:b/>
          <w:bCs/>
          <w:color w:val="0070C0"/>
        </w:rPr>
        <w:t>7</w:t>
      </w:r>
      <w:r w:rsidR="7C560BD1" w:rsidRPr="4C44E92A">
        <w:rPr>
          <w:rFonts w:ascii="Arial" w:eastAsia="Arial" w:hAnsi="Arial" w:cs="Arial"/>
          <w:b/>
          <w:bCs/>
          <w:color w:val="0070C0"/>
        </w:rPr>
        <w:t>.5</w:t>
      </w:r>
      <w:r w:rsidR="582C1FC9" w:rsidRPr="4C44E92A">
        <w:rPr>
          <w:rFonts w:ascii="Arial" w:eastAsia="Arial" w:hAnsi="Arial" w:cs="Arial"/>
          <w:b/>
          <w:bCs/>
          <w:color w:val="0070C0"/>
        </w:rPr>
        <w:t>.</w:t>
      </w:r>
      <w:r w:rsidR="1F37BC46" w:rsidRPr="4C44E92A">
        <w:rPr>
          <w:rFonts w:ascii="Arial" w:eastAsia="Arial" w:hAnsi="Arial" w:cs="Arial"/>
          <w:b/>
          <w:bCs/>
          <w:color w:val="0070C0"/>
        </w:rPr>
        <w:t>2026</w:t>
      </w:r>
      <w:r w:rsidR="65AE1782" w:rsidRPr="4C44E92A">
        <w:rPr>
          <w:rFonts w:ascii="Arial" w:eastAsia="Arial" w:hAnsi="Arial" w:cs="Arial"/>
          <w:b/>
          <w:bCs/>
          <w:color w:val="0070C0"/>
        </w:rPr>
        <w:t>, jw</w:t>
      </w:r>
    </w:p>
    <w:p w14:paraId="4ED78205" w14:textId="35884F81" w:rsidR="7E1225A4" w:rsidRPr="00B45B0F" w:rsidRDefault="7E1225A4" w:rsidP="168F25BC">
      <w:pPr>
        <w:rPr>
          <w:rFonts w:eastAsia="Arial" w:cs="Arial"/>
          <w:b/>
          <w:bCs/>
          <w:color w:val="0070C0"/>
        </w:rPr>
      </w:pPr>
    </w:p>
    <w:p w14:paraId="12F2B8B4" w14:textId="54360E68" w:rsidR="7E1225A4" w:rsidRDefault="6E64423D" w:rsidP="168F25BC">
      <w:pPr>
        <w:rPr>
          <w:rFonts w:eastAsia="Arial" w:cs="Arial"/>
          <w:sz w:val="48"/>
          <w:szCs w:val="48"/>
        </w:rPr>
      </w:pPr>
      <w:r w:rsidRPr="1298D333">
        <w:rPr>
          <w:rFonts w:ascii="Arial" w:eastAsia="Arial" w:hAnsi="Arial" w:cs="Arial"/>
          <w:sz w:val="48"/>
          <w:szCs w:val="48"/>
        </w:rPr>
        <w:t xml:space="preserve">Konzept und Kontext </w:t>
      </w:r>
      <w:r w:rsidR="001F7E92" w:rsidRPr="001F7E92">
        <w:rPr>
          <w:rFonts w:ascii="Arial" w:eastAsia="Arial" w:hAnsi="Arial" w:cs="Arial"/>
          <w:color w:val="EE0000"/>
          <w:sz w:val="48"/>
          <w:szCs w:val="48"/>
        </w:rPr>
        <w:t>PROVISORISCH</w:t>
      </w:r>
    </w:p>
    <w:p w14:paraId="64D980B7" w14:textId="2953129F" w:rsidR="003C30CE" w:rsidRPr="001611C0" w:rsidRDefault="003C30CE" w:rsidP="140F49CF">
      <w:pPr>
        <w:rPr>
          <w:rFonts w:ascii="Arial" w:eastAsia="Arial" w:hAnsi="Arial" w:cs="Arial"/>
          <w:sz w:val="48"/>
          <w:szCs w:val="48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402"/>
        <w:gridCol w:w="11869"/>
      </w:tblGrid>
      <w:tr w:rsidR="140F49CF" w14:paraId="6FD9A628" w14:textId="77777777" w:rsidTr="393D84DE">
        <w:trPr>
          <w:trHeight w:val="900"/>
        </w:trPr>
        <w:tc>
          <w:tcPr>
            <w:tcW w:w="2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104F33" w14:textId="0429840A" w:rsidR="140F49CF" w:rsidRDefault="2D4D66E4" w:rsidP="23C324CB">
            <w:pPr>
              <w:pStyle w:val="paragraph"/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t>TITEL</w:t>
            </w: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</w:tc>
        <w:tc>
          <w:tcPr>
            <w:tcW w:w="118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EF3635" w14:textId="3B6E3F5A" w:rsidR="140F49CF" w:rsidRDefault="599D8697" w:rsidP="1298D333">
            <w:pPr>
              <w:pStyle w:val="paragraph"/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4A16064B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</w:rPr>
              <w:t xml:space="preserve">Nationale </w:t>
            </w:r>
            <w:r w:rsidR="66B4F43B" w:rsidRPr="4A16064B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</w:rPr>
              <w:t>Fachtagung Grundkompetenzen</w:t>
            </w:r>
          </w:p>
          <w:p w14:paraId="101EC6F2" w14:textId="1F3117C5" w:rsidR="140F49CF" w:rsidRDefault="4D65F1EE" w:rsidP="1298D333">
            <w:pPr>
              <w:pStyle w:val="paragraph"/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  <w:lang w:val="de-DE"/>
              </w:rPr>
            </w:pPr>
            <w:r w:rsidRPr="29F84FDA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  <w:lang w:val="de-DE"/>
              </w:rPr>
              <w:t xml:space="preserve">Grundkompetenzen stärken </w:t>
            </w:r>
            <w:r w:rsidR="00A82DBC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  <w:lang w:val="de-DE"/>
              </w:rPr>
              <w:t>– b</w:t>
            </w:r>
            <w:r w:rsidR="3F821AA5" w:rsidRPr="29F84FDA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  <w:lang w:val="de-DE"/>
              </w:rPr>
              <w:t xml:space="preserve">erufliche Perspektiven gestalten </w:t>
            </w:r>
          </w:p>
        </w:tc>
      </w:tr>
      <w:tr w:rsidR="140F49CF" w14:paraId="4B959A1B" w14:textId="77777777" w:rsidTr="393D84DE">
        <w:trPr>
          <w:trHeight w:val="300"/>
        </w:trPr>
        <w:tc>
          <w:tcPr>
            <w:tcW w:w="2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E23938" w14:textId="77777777" w:rsidR="140F49CF" w:rsidRDefault="140F49CF" w:rsidP="140F49CF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140F49CF">
              <w:rPr>
                <w:rStyle w:val="normaltextrun"/>
                <w:rFonts w:ascii="Arial" w:eastAsia="Arial" w:hAnsi="Arial" w:cs="Arial"/>
              </w:rPr>
              <w:t>KONTEXT DER TAGUNG</w:t>
            </w:r>
            <w:r w:rsidRPr="140F49CF">
              <w:rPr>
                <w:rStyle w:val="eop"/>
                <w:rFonts w:ascii="Arial" w:eastAsia="Arial" w:hAnsi="Arial" w:cs="Arial"/>
              </w:rPr>
              <w:t> </w:t>
            </w:r>
          </w:p>
          <w:p w14:paraId="3BE83F5E" w14:textId="5C1DFA95" w:rsidR="140F49CF" w:rsidRDefault="140F49CF" w:rsidP="140F49CF">
            <w:pPr>
              <w:pStyle w:val="paragraph"/>
              <w:rPr>
                <w:rStyle w:val="normaltextrun"/>
                <w:rFonts w:ascii="Arial" w:eastAsia="Arial" w:hAnsi="Arial" w:cs="Arial"/>
              </w:rPr>
            </w:pPr>
          </w:p>
        </w:tc>
        <w:tc>
          <w:tcPr>
            <w:tcW w:w="118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46399F" w14:textId="64514EC0" w:rsidR="140F49CF" w:rsidRDefault="4E2F8F2F" w:rsidP="393D84DE">
            <w:pPr>
              <w:pStyle w:val="paragraph"/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</w:pPr>
            <w:r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>Arbeitsbiografien verlaufen heute selten geradlinig</w:t>
            </w:r>
            <w:r w:rsidR="3943F1DB"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>:</w:t>
            </w:r>
            <w:r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 xml:space="preserve"> </w:t>
            </w:r>
            <w:r w:rsidR="3943F1DB"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>Einstieg, Verbleib und Wiedereinstieg sind häufig schwierig</w:t>
            </w:r>
            <w:r w:rsidR="6C0B479D"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>, a</w:t>
            </w:r>
            <w:r w:rsidR="12FFB224"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>uch weil die Anforderungen</w:t>
            </w:r>
            <w:r w:rsidR="091B1B24"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 xml:space="preserve"> stetig</w:t>
            </w:r>
            <w:r w:rsidR="12FFB224"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 xml:space="preserve"> steigen und sich ändern.</w:t>
            </w:r>
            <w:r w:rsidR="52113272"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 xml:space="preserve"> </w:t>
            </w:r>
            <w:r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>Grundkompetenzen sind</w:t>
            </w:r>
            <w:r w:rsidR="631F03B3"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 xml:space="preserve"> </w:t>
            </w:r>
            <w:r w:rsidR="7194EC07"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>entscheidend</w:t>
            </w:r>
            <w:r w:rsidR="642FA0AF"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 xml:space="preserve"> in Phasen der Um- oder Neuorientierung</w:t>
            </w:r>
            <w:r w:rsidR="49BDF289"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>.</w:t>
            </w:r>
            <w:r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 xml:space="preserve"> Fehlen sie, </w:t>
            </w:r>
            <w:r w:rsidR="63C5FA25"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>kann es schwierig sein, arbeitsmarktfähig zu bleiben</w:t>
            </w:r>
            <w:r w:rsidR="09D47C01"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 xml:space="preserve">, </w:t>
            </w:r>
            <w:r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>wiedereinzusteigen</w:t>
            </w:r>
            <w:r w:rsidR="2E369787"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 xml:space="preserve"> oder sich weiter zu qualifizieren</w:t>
            </w:r>
            <w:r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 xml:space="preserve">. </w:t>
            </w:r>
          </w:p>
          <w:p w14:paraId="7E33AB0B" w14:textId="1A566DB2" w:rsidR="140F49CF" w:rsidRDefault="68A37432" w:rsidP="393D84DE">
            <w:pPr>
              <w:pStyle w:val="paragraph"/>
              <w:spacing w:line="300" w:lineRule="auto"/>
              <w:rPr>
                <w:lang w:val="de-DE"/>
              </w:rPr>
            </w:pPr>
            <w:r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 xml:space="preserve">Es ist wichtig, </w:t>
            </w:r>
            <w:r w:rsidR="71028D8C"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>dass Beratung, Bildung und Arbeitsmarkt gut zusammenarbeiten</w:t>
            </w:r>
            <w:r w:rsidR="0D18422A"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 xml:space="preserve">, um die Grundkompetenzen zu stärken und </w:t>
            </w:r>
            <w:r w:rsidR="2C7960A0"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 xml:space="preserve">damit </w:t>
            </w:r>
            <w:r w:rsidR="0D18422A"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 xml:space="preserve">berufliche Perspektiven zu </w:t>
            </w:r>
            <w:r w:rsidR="7AC0B195"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>gestalte</w:t>
            </w:r>
            <w:r w:rsidR="0D18422A"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>n</w:t>
            </w:r>
            <w:r w:rsidR="71028D8C"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>. D</w:t>
            </w:r>
            <w:r w:rsidR="39ABC693" w:rsidRPr="393D84DE">
              <w:rPr>
                <w:rStyle w:val="normaltextrun"/>
                <w:rFonts w:ascii="Arial" w:eastAsia="Arial" w:hAnsi="Arial" w:cs="Arial"/>
                <w:sz w:val="20"/>
                <w:szCs w:val="20"/>
                <w:lang w:val="de-DE"/>
              </w:rPr>
              <w:t>eshalb thematisiert die Fachtagung</w:t>
            </w:r>
            <w:r w:rsidR="2295A3AC" w:rsidRPr="393D84DE">
              <w:rPr>
                <w:rStyle w:val="normaltextrun"/>
                <w:rFonts w:asciiTheme="minorHAnsi" w:eastAsiaTheme="minorEastAsia" w:hAnsiTheme="minorHAnsi" w:cstheme="minorBidi"/>
                <w:sz w:val="20"/>
                <w:szCs w:val="20"/>
                <w:lang w:val="de-DE"/>
              </w:rPr>
              <w:t>:</w:t>
            </w:r>
            <w:r w:rsidR="71028D8C" w:rsidRPr="393D84DE">
              <w:rPr>
                <w:rStyle w:val="normaltextrun"/>
                <w:rFonts w:asciiTheme="minorHAnsi" w:eastAsiaTheme="minorEastAsia" w:hAnsiTheme="minorHAnsi" w:cstheme="minorBidi"/>
                <w:sz w:val="20"/>
                <w:szCs w:val="20"/>
                <w:lang w:val="de-DE"/>
              </w:rPr>
              <w:t xml:space="preserve"> </w:t>
            </w:r>
          </w:p>
          <w:p w14:paraId="7EE8DEC4" w14:textId="36D3FAF8" w:rsidR="140F49CF" w:rsidRDefault="2B83A4E5" w:rsidP="393D84DE">
            <w:pPr>
              <w:pStyle w:val="paragraph"/>
              <w:numPr>
                <w:ilvl w:val="0"/>
                <w:numId w:val="1"/>
              </w:numPr>
              <w:spacing w:line="300" w:lineRule="auto"/>
              <w:rPr>
                <w:rStyle w:val="normaltextrun"/>
                <w:rFonts w:asciiTheme="minorHAnsi" w:eastAsiaTheme="minorEastAsia" w:hAnsiTheme="minorHAnsi" w:cstheme="minorBidi"/>
                <w:sz w:val="20"/>
                <w:szCs w:val="20"/>
                <w:lang w:val="de-DE"/>
              </w:rPr>
            </w:pPr>
            <w:r w:rsidRPr="393D84DE">
              <w:rPr>
                <w:rStyle w:val="normaltextrun"/>
                <w:rFonts w:asciiTheme="minorHAnsi" w:eastAsiaTheme="minorEastAsia" w:hAnsiTheme="minorHAnsi" w:cstheme="minorBidi"/>
                <w:sz w:val="20"/>
                <w:szCs w:val="20"/>
                <w:lang w:val="de-DE"/>
              </w:rPr>
              <w:t>Wie können Meschen</w:t>
            </w:r>
            <w:r w:rsidR="344FDEAE" w:rsidRPr="393D84DE">
              <w:rPr>
                <w:rStyle w:val="normaltextrun"/>
                <w:rFonts w:asciiTheme="minorHAnsi" w:eastAsiaTheme="minorEastAsia" w:hAnsiTheme="minorHAnsi" w:cstheme="minorBidi"/>
                <w:sz w:val="20"/>
                <w:szCs w:val="20"/>
                <w:lang w:val="de-DE"/>
              </w:rPr>
              <w:t xml:space="preserve"> mit geringen Grundkompetenzen</w:t>
            </w:r>
            <w:r w:rsidRPr="393D84DE">
              <w:rPr>
                <w:rStyle w:val="normaltextrun"/>
                <w:rFonts w:asciiTheme="minorHAnsi" w:eastAsiaTheme="minorEastAsia" w:hAnsiTheme="minorHAnsi" w:cstheme="minorBidi"/>
                <w:sz w:val="20"/>
                <w:szCs w:val="20"/>
                <w:lang w:val="de-DE"/>
              </w:rPr>
              <w:t xml:space="preserve"> gezielt unterstützt werden? </w:t>
            </w:r>
          </w:p>
          <w:p w14:paraId="4185DC6B" w14:textId="685BB571" w:rsidR="140F49CF" w:rsidRDefault="2B83A4E5" w:rsidP="393D84DE">
            <w:pPr>
              <w:pStyle w:val="paragraph"/>
              <w:numPr>
                <w:ilvl w:val="0"/>
                <w:numId w:val="1"/>
              </w:numPr>
              <w:rPr>
                <w:lang w:val="de-DE"/>
              </w:rPr>
            </w:pPr>
            <w:r w:rsidRPr="393D84DE">
              <w:rPr>
                <w:rStyle w:val="normaltextrun"/>
                <w:rFonts w:asciiTheme="minorHAnsi" w:eastAsiaTheme="minorEastAsia" w:hAnsiTheme="minorHAnsi" w:cstheme="minorBidi"/>
                <w:sz w:val="20"/>
                <w:szCs w:val="20"/>
                <w:lang w:val="de-DE"/>
              </w:rPr>
              <w:t>Wie k</w:t>
            </w:r>
            <w:r w:rsidR="765CA801" w:rsidRPr="393D84DE">
              <w:rPr>
                <w:rStyle w:val="normaltextrun"/>
                <w:rFonts w:asciiTheme="minorHAnsi" w:eastAsiaTheme="minorEastAsia" w:hAnsiTheme="minorHAnsi" w:cstheme="minorBidi"/>
                <w:sz w:val="20"/>
                <w:szCs w:val="20"/>
                <w:lang w:val="de-DE"/>
              </w:rPr>
              <w:t>önnen</w:t>
            </w:r>
            <w:r w:rsidRPr="393D84DE">
              <w:rPr>
                <w:rStyle w:val="normaltextrun"/>
                <w:rFonts w:asciiTheme="minorHAnsi" w:eastAsiaTheme="minorEastAsia" w:hAnsiTheme="minorHAnsi" w:cstheme="minorBidi"/>
                <w:sz w:val="20"/>
                <w:szCs w:val="20"/>
                <w:lang w:val="de-DE"/>
              </w:rPr>
              <w:t xml:space="preserve"> (Bildungs-)Angebot</w:t>
            </w:r>
            <w:r w:rsidR="05E885B5" w:rsidRPr="393D84DE">
              <w:rPr>
                <w:rStyle w:val="normaltextrun"/>
                <w:rFonts w:asciiTheme="minorHAnsi" w:eastAsiaTheme="minorEastAsia" w:hAnsiTheme="minorHAnsi" w:cstheme="minorBidi"/>
                <w:sz w:val="20"/>
                <w:szCs w:val="20"/>
                <w:lang w:val="de-DE"/>
              </w:rPr>
              <w:t>e</w:t>
            </w:r>
            <w:r w:rsidRPr="393D84DE">
              <w:rPr>
                <w:rStyle w:val="normaltextrun"/>
                <w:rFonts w:asciiTheme="minorHAnsi" w:eastAsiaTheme="minorEastAsia" w:hAnsiTheme="minorHAnsi" w:cstheme="minorBidi"/>
                <w:sz w:val="20"/>
                <w:szCs w:val="20"/>
                <w:lang w:val="de-DE"/>
              </w:rPr>
              <w:t xml:space="preserve"> so gestaltet werden, dass sie für den Berufsalltag wirksam sind?</w:t>
            </w:r>
          </w:p>
        </w:tc>
      </w:tr>
      <w:tr w:rsidR="140F49CF" w14:paraId="3A79D2DB" w14:textId="77777777" w:rsidTr="393D84DE">
        <w:trPr>
          <w:trHeight w:val="300"/>
        </w:trPr>
        <w:tc>
          <w:tcPr>
            <w:tcW w:w="2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B2C4A6" w14:textId="77777777" w:rsidR="140F49CF" w:rsidRDefault="140F49CF" w:rsidP="140F49CF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140F49CF">
              <w:rPr>
                <w:rStyle w:val="normaltextrun"/>
                <w:rFonts w:ascii="Arial" w:eastAsia="Arial" w:hAnsi="Arial" w:cs="Arial"/>
              </w:rPr>
              <w:t>ZIEL DER TAGUNG</w:t>
            </w:r>
            <w:r w:rsidRPr="140F49CF">
              <w:rPr>
                <w:rStyle w:val="eop"/>
                <w:rFonts w:ascii="Arial" w:eastAsia="Arial" w:hAnsi="Arial" w:cs="Arial"/>
              </w:rPr>
              <w:t> </w:t>
            </w:r>
          </w:p>
          <w:p w14:paraId="16D3EFAF" w14:textId="0FD05760" w:rsidR="140F49CF" w:rsidRDefault="140F49CF" w:rsidP="140F49CF">
            <w:pPr>
              <w:pStyle w:val="paragraph"/>
              <w:rPr>
                <w:rStyle w:val="eop"/>
                <w:rFonts w:ascii="Arial" w:eastAsia="Arial" w:hAnsi="Arial" w:cs="Arial"/>
              </w:rPr>
            </w:pPr>
          </w:p>
        </w:tc>
        <w:tc>
          <w:tcPr>
            <w:tcW w:w="118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8BE37C" w14:textId="09841040" w:rsidR="140F49CF" w:rsidRDefault="65D8B82E" w:rsidP="002C6AF8">
            <w:pPr>
              <w:pStyle w:val="paragraph"/>
              <w:numPr>
                <w:ilvl w:val="0"/>
                <w:numId w:val="8"/>
              </w:numPr>
              <w:rPr>
                <w:rStyle w:val="normaltextrun"/>
                <w:rFonts w:ascii="Arial" w:eastAsia="Arial" w:hAnsi="Arial" w:cs="Arial"/>
                <w:color w:val="000000" w:themeColor="text1"/>
                <w:sz w:val="20"/>
                <w:szCs w:val="20"/>
                <w:lang w:val="de-DE"/>
              </w:rPr>
            </w:pPr>
            <w:r w:rsidRPr="4A16064B">
              <w:rPr>
                <w:rStyle w:val="normaltextrun"/>
                <w:rFonts w:ascii="Arial" w:eastAsia="Arial" w:hAnsi="Arial" w:cs="Arial"/>
                <w:color w:val="000000" w:themeColor="text1"/>
                <w:sz w:val="20"/>
                <w:szCs w:val="20"/>
                <w:lang w:val="de-DE"/>
              </w:rPr>
              <w:t>Bedeutung der Grundkompetenzen für beruflichen Einstieg</w:t>
            </w:r>
            <w:r w:rsidR="10772B5B" w:rsidRPr="4A16064B">
              <w:rPr>
                <w:rStyle w:val="normaltextrun"/>
                <w:rFonts w:ascii="Arial" w:eastAsia="Arial" w:hAnsi="Arial" w:cs="Arial"/>
                <w:color w:val="000000" w:themeColor="text1"/>
                <w:sz w:val="20"/>
                <w:szCs w:val="20"/>
                <w:lang w:val="de-DE"/>
              </w:rPr>
              <w:t xml:space="preserve"> und Wiedereinstieg</w:t>
            </w:r>
            <w:r w:rsidRPr="4A16064B">
              <w:rPr>
                <w:rStyle w:val="normaltextrun"/>
                <w:rFonts w:ascii="Arial" w:eastAsia="Arial" w:hAnsi="Arial" w:cs="Arial"/>
                <w:color w:val="000000" w:themeColor="text1"/>
                <w:sz w:val="20"/>
                <w:szCs w:val="20"/>
                <w:lang w:val="de-DE"/>
              </w:rPr>
              <w:t>, Qualifizierung</w:t>
            </w:r>
            <w:r w:rsidR="565D9722" w:rsidRPr="4A16064B">
              <w:rPr>
                <w:rStyle w:val="normaltextrun"/>
                <w:rFonts w:ascii="Arial" w:eastAsia="Arial" w:hAnsi="Arial" w:cs="Arial"/>
                <w:color w:val="000000" w:themeColor="text1"/>
                <w:sz w:val="20"/>
                <w:szCs w:val="20"/>
                <w:lang w:val="de-DE"/>
              </w:rPr>
              <w:t xml:space="preserve"> sowie</w:t>
            </w:r>
            <w:r w:rsidR="145B548E" w:rsidRPr="4A16064B">
              <w:rPr>
                <w:rStyle w:val="normaltextrun"/>
                <w:rFonts w:ascii="Arial" w:eastAsia="Arial" w:hAnsi="Arial" w:cs="Arial"/>
                <w:color w:val="000000" w:themeColor="text1"/>
                <w:sz w:val="20"/>
                <w:szCs w:val="20"/>
                <w:lang w:val="de-DE"/>
              </w:rPr>
              <w:t xml:space="preserve"> Reorientierung</w:t>
            </w:r>
            <w:r w:rsidRPr="4A16064B">
              <w:rPr>
                <w:rStyle w:val="normaltextrun"/>
                <w:rFonts w:ascii="Arial" w:eastAsia="Arial" w:hAnsi="Arial" w:cs="Arial"/>
                <w:color w:val="000000" w:themeColor="text1"/>
                <w:sz w:val="20"/>
                <w:szCs w:val="20"/>
                <w:lang w:val="de-DE"/>
              </w:rPr>
              <w:t xml:space="preserve"> sichtbar machen</w:t>
            </w:r>
          </w:p>
          <w:p w14:paraId="529EAF6B" w14:textId="34138165" w:rsidR="140F49CF" w:rsidRDefault="140F49CF" w:rsidP="002C6AF8">
            <w:pPr>
              <w:pStyle w:val="paragraph"/>
              <w:numPr>
                <w:ilvl w:val="0"/>
                <w:numId w:val="8"/>
              </w:numPr>
              <w:rPr>
                <w:rStyle w:val="normaltextrun"/>
                <w:rFonts w:ascii="Arial" w:eastAsia="Arial" w:hAnsi="Arial" w:cs="Arial"/>
                <w:color w:val="000000" w:themeColor="text1"/>
                <w:sz w:val="20"/>
                <w:szCs w:val="20"/>
                <w:lang w:val="de-DE"/>
              </w:rPr>
            </w:pPr>
            <w:r w:rsidRPr="140F49CF">
              <w:rPr>
                <w:rStyle w:val="normaltextrun"/>
                <w:rFonts w:ascii="Arial" w:eastAsia="Arial" w:hAnsi="Arial" w:cs="Arial"/>
                <w:color w:val="000000" w:themeColor="text1"/>
                <w:sz w:val="20"/>
                <w:szCs w:val="20"/>
                <w:lang w:val="de-DE"/>
              </w:rPr>
              <w:t>Akteure aus Bildung, Arbeitsmarkt und Sozialbereich miteinander ins Gespräch bringen</w:t>
            </w:r>
          </w:p>
          <w:p w14:paraId="676D0490" w14:textId="2EE949E2" w:rsidR="140F49CF" w:rsidRDefault="140F49CF" w:rsidP="002C6AF8">
            <w:pPr>
              <w:pStyle w:val="paragraph"/>
              <w:numPr>
                <w:ilvl w:val="0"/>
                <w:numId w:val="8"/>
              </w:numPr>
              <w:rPr>
                <w:rStyle w:val="normaltextrun"/>
                <w:rFonts w:ascii="Arial" w:eastAsia="Arial" w:hAnsi="Arial" w:cs="Arial"/>
                <w:color w:val="000000" w:themeColor="text1"/>
                <w:sz w:val="20"/>
                <w:szCs w:val="20"/>
                <w:lang w:val="de-DE"/>
              </w:rPr>
            </w:pPr>
            <w:r w:rsidRPr="140F49CF">
              <w:rPr>
                <w:rStyle w:val="normaltextrun"/>
                <w:rFonts w:ascii="Arial" w:eastAsia="Arial" w:hAnsi="Arial" w:cs="Arial"/>
                <w:color w:val="000000" w:themeColor="text1"/>
                <w:sz w:val="20"/>
                <w:szCs w:val="20"/>
                <w:lang w:val="de-DE"/>
              </w:rPr>
              <w:t>Perspektiven und wirksame Ansätze entwickeln, um Erwachsene in beruflichen Umbruchphasen zu unterstützen/zu begleiten</w:t>
            </w:r>
          </w:p>
        </w:tc>
      </w:tr>
      <w:tr w:rsidR="140F49CF" w14:paraId="35FC6D0A" w14:textId="77777777" w:rsidTr="393D84DE">
        <w:trPr>
          <w:trHeight w:val="300"/>
        </w:trPr>
        <w:tc>
          <w:tcPr>
            <w:tcW w:w="2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A5BC17" w14:textId="77777777" w:rsidR="140F49CF" w:rsidRDefault="1D8055BD" w:rsidP="140F49CF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4C44E92A">
              <w:rPr>
                <w:rStyle w:val="normaltextrun"/>
                <w:rFonts w:ascii="Arial" w:eastAsia="Arial" w:hAnsi="Arial" w:cs="Arial"/>
              </w:rPr>
              <w:lastRenderedPageBreak/>
              <w:t>ZIELPUBLIKUM</w:t>
            </w:r>
            <w:r w:rsidRPr="4C44E92A">
              <w:rPr>
                <w:rStyle w:val="eop"/>
                <w:rFonts w:ascii="Arial" w:eastAsia="Arial" w:hAnsi="Arial" w:cs="Arial"/>
              </w:rPr>
              <w:t> </w:t>
            </w:r>
          </w:p>
          <w:p w14:paraId="23CFA9DF" w14:textId="6EB5064A" w:rsidR="140F49CF" w:rsidRDefault="140F49CF" w:rsidP="140F49CF">
            <w:pPr>
              <w:pStyle w:val="paragraph"/>
              <w:rPr>
                <w:rStyle w:val="normaltextrun"/>
                <w:rFonts w:ascii="Arial" w:eastAsia="Arial" w:hAnsi="Arial" w:cs="Arial"/>
              </w:rPr>
            </w:pPr>
          </w:p>
        </w:tc>
        <w:tc>
          <w:tcPr>
            <w:tcW w:w="118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439869" w14:textId="51953FBA" w:rsidR="140F49CF" w:rsidRDefault="66B4F43B" w:rsidP="002C6AF8">
            <w:pPr>
              <w:pStyle w:val="paragraph"/>
              <w:numPr>
                <w:ilvl w:val="0"/>
                <w:numId w:val="14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1298D333">
              <w:rPr>
                <w:rStyle w:val="normaltextrun"/>
                <w:rFonts w:ascii="Arial" w:eastAsia="Arial" w:hAnsi="Arial" w:cs="Arial"/>
                <w:color w:val="000000" w:themeColor="text1"/>
                <w:sz w:val="20"/>
                <w:szCs w:val="20"/>
              </w:rPr>
              <w:t>Verantwortliche aus Politik und Verwaltung (Bund, Kantone, Gemeinden) sowie von Verbänden, insbesondere aus dem Bereich der Grundkompetenzförderung </w:t>
            </w:r>
            <w:r w:rsidRPr="1298D333">
              <w:rPr>
                <w:rStyle w:val="eop"/>
                <w:rFonts w:ascii="Arial" w:eastAsia="Arial" w:hAnsi="Arial" w:cs="Arial"/>
                <w:color w:val="000000" w:themeColor="text1"/>
                <w:sz w:val="20"/>
                <w:szCs w:val="20"/>
              </w:rPr>
              <w:t> </w:t>
            </w:r>
          </w:p>
          <w:p w14:paraId="0E81E003" w14:textId="53AF29A1" w:rsidR="140F49CF" w:rsidRDefault="66B4F43B" w:rsidP="002C6AF8">
            <w:pPr>
              <w:pStyle w:val="paragraph"/>
              <w:numPr>
                <w:ilvl w:val="0"/>
                <w:numId w:val="14"/>
              </w:numPr>
              <w:rPr>
                <w:rStyle w:val="eop"/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298D333">
              <w:rPr>
                <w:rStyle w:val="normaltextrun"/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Mitarbeitende von </w:t>
            </w:r>
            <w:r w:rsidR="2B91D34A" w:rsidRPr="1298D333">
              <w:rPr>
                <w:rStyle w:val="normaltextrun"/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Berufs- und Arbeitsintegration, RAV, IV, </w:t>
            </w:r>
            <w:r w:rsidRPr="1298D333">
              <w:rPr>
                <w:rStyle w:val="normaltextrun"/>
                <w:rFonts w:ascii="Arial" w:eastAsia="Arial" w:hAnsi="Arial" w:cs="Arial"/>
                <w:color w:val="000000" w:themeColor="text1"/>
                <w:sz w:val="20"/>
                <w:szCs w:val="20"/>
              </w:rPr>
              <w:t>Sozialdiensten</w:t>
            </w:r>
          </w:p>
          <w:p w14:paraId="2708351D" w14:textId="2EF5ABAC" w:rsidR="140F49CF" w:rsidRDefault="66B4F43B" w:rsidP="002C6AF8">
            <w:pPr>
              <w:pStyle w:val="paragraph"/>
              <w:numPr>
                <w:ilvl w:val="0"/>
                <w:numId w:val="14"/>
              </w:numPr>
              <w:rPr>
                <w:rStyle w:val="eop"/>
                <w:rFonts w:ascii="Arial" w:eastAsia="Arial" w:hAnsi="Arial" w:cs="Arial"/>
                <w:sz w:val="20"/>
                <w:szCs w:val="20"/>
                <w:lang w:val="de-DE"/>
              </w:rPr>
            </w:pPr>
            <w:r w:rsidRPr="1298D333">
              <w:rPr>
                <w:rStyle w:val="normaltextrun"/>
                <w:rFonts w:ascii="Arial" w:eastAsia="Arial" w:hAnsi="Arial" w:cs="Arial"/>
                <w:color w:val="000000" w:themeColor="text1"/>
                <w:sz w:val="20"/>
                <w:szCs w:val="20"/>
              </w:rPr>
              <w:t>Akteure aus der Wirtschaft</w:t>
            </w:r>
            <w:r w:rsidRPr="1298D333">
              <w:rPr>
                <w:rStyle w:val="normaltextrun"/>
                <w:rFonts w:ascii="Arial" w:eastAsia="Arial" w:hAnsi="Arial" w:cs="Arial"/>
                <w:sz w:val="20"/>
                <w:szCs w:val="20"/>
              </w:rPr>
              <w:t> </w:t>
            </w:r>
            <w:r w:rsidRPr="1298D333">
              <w:rPr>
                <w:rStyle w:val="eop"/>
                <w:rFonts w:ascii="Arial" w:eastAsia="Arial" w:hAnsi="Arial" w:cs="Arial"/>
                <w:sz w:val="20"/>
                <w:szCs w:val="20"/>
                <w:lang w:val="de-DE"/>
              </w:rPr>
              <w:t> </w:t>
            </w:r>
          </w:p>
          <w:p w14:paraId="3DD9FBA3" w14:textId="6C5E0E4B" w:rsidR="5FC7D23D" w:rsidRDefault="5FC7D23D" w:rsidP="1298D333">
            <w:pPr>
              <w:pStyle w:val="paragraph"/>
              <w:numPr>
                <w:ilvl w:val="0"/>
                <w:numId w:val="14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1298D333">
              <w:rPr>
                <w:rStyle w:val="normaltextrun"/>
                <w:rFonts w:ascii="Arial" w:eastAsia="Arial" w:hAnsi="Arial" w:cs="Arial"/>
                <w:color w:val="000000" w:themeColor="text1"/>
                <w:sz w:val="20"/>
                <w:szCs w:val="20"/>
              </w:rPr>
              <w:t>Verantwortliche von Bildungsinstitutionen und Kursleitende im Bereich Grundkompetenzen  </w:t>
            </w:r>
          </w:p>
          <w:p w14:paraId="00DD7081" w14:textId="4C5C8A18" w:rsidR="140F49CF" w:rsidRDefault="140F49CF" w:rsidP="002C6AF8">
            <w:pPr>
              <w:pStyle w:val="paragraph"/>
              <w:numPr>
                <w:ilvl w:val="0"/>
                <w:numId w:val="14"/>
              </w:numPr>
              <w:rPr>
                <w:rStyle w:val="eop"/>
                <w:rFonts w:ascii="Arial" w:eastAsia="Arial" w:hAnsi="Arial" w:cs="Arial"/>
                <w:sz w:val="20"/>
                <w:szCs w:val="20"/>
                <w:lang w:val="de-DE"/>
              </w:rPr>
            </w:pPr>
            <w:r w:rsidRPr="140F49CF">
              <w:rPr>
                <w:rStyle w:val="normaltextrun"/>
                <w:rFonts w:ascii="Arial" w:eastAsia="Arial" w:hAnsi="Arial" w:cs="Arial"/>
                <w:color w:val="000000" w:themeColor="text1"/>
                <w:sz w:val="20"/>
                <w:szCs w:val="20"/>
              </w:rPr>
              <w:t>Interessierte aus der breiten Öffentlichkeit </w:t>
            </w:r>
          </w:p>
        </w:tc>
      </w:tr>
      <w:tr w:rsidR="140F49CF" w14:paraId="0870F05B" w14:textId="77777777" w:rsidTr="393D84DE">
        <w:trPr>
          <w:trHeight w:val="300"/>
        </w:trPr>
        <w:tc>
          <w:tcPr>
            <w:tcW w:w="2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882C32" w14:textId="1FB12032" w:rsidR="47053E0E" w:rsidRDefault="47053E0E" w:rsidP="140F49CF">
            <w:pPr>
              <w:pStyle w:val="paragraph"/>
              <w:rPr>
                <w:rStyle w:val="normaltextrun"/>
                <w:rFonts w:ascii="Arial" w:eastAsia="Arial" w:hAnsi="Arial" w:cs="Arial"/>
              </w:rPr>
            </w:pPr>
            <w:r w:rsidRPr="140F49CF">
              <w:rPr>
                <w:rStyle w:val="normaltextrun"/>
                <w:rFonts w:ascii="Arial" w:eastAsia="Arial" w:hAnsi="Arial" w:cs="Arial"/>
              </w:rPr>
              <w:t>STRUKTUR</w:t>
            </w:r>
          </w:p>
        </w:tc>
        <w:tc>
          <w:tcPr>
            <w:tcW w:w="118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DE6EF2" w14:textId="76B2046C" w:rsidR="47053E0E" w:rsidRDefault="47053E0E" w:rsidP="140F49CF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40F49C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Am Morgen: </w:t>
            </w:r>
            <w:r w:rsidRPr="140F49C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4565CC2D" w14:textId="43532B53" w:rsidR="47053E0E" w:rsidRDefault="53EF5AB5" w:rsidP="002C6AF8">
            <w:pPr>
              <w:pStyle w:val="Listenabsatz"/>
              <w:numPr>
                <w:ilvl w:val="0"/>
                <w:numId w:val="7"/>
              </w:num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A16064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Begrüssung</w:t>
            </w:r>
            <w:r w:rsidR="4B55837B" w:rsidRPr="4A16064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3A6CB027" w14:textId="62808DFC" w:rsidR="47053E0E" w:rsidRDefault="4B55837B" w:rsidP="002C6AF8">
            <w:pPr>
              <w:pStyle w:val="Listenabsatz"/>
              <w:numPr>
                <w:ilvl w:val="0"/>
                <w:numId w:val="7"/>
              </w:num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4A16064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Einführung</w:t>
            </w:r>
          </w:p>
          <w:p w14:paraId="46B4B22E" w14:textId="44549D7E" w:rsidR="47053E0E" w:rsidRDefault="47053E0E" w:rsidP="002C6AF8">
            <w:pPr>
              <w:pStyle w:val="Listenabsatz"/>
              <w:numPr>
                <w:ilvl w:val="0"/>
                <w:numId w:val="7"/>
              </w:num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40F49C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 Präsentationen</w:t>
            </w:r>
          </w:p>
          <w:p w14:paraId="70433092" w14:textId="46845F93" w:rsidR="47053E0E" w:rsidRDefault="47053E0E" w:rsidP="002C6AF8">
            <w:pPr>
              <w:pStyle w:val="Listenabsatz"/>
              <w:numPr>
                <w:ilvl w:val="0"/>
                <w:numId w:val="7"/>
              </w:num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40F49C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Marktplatz mit Ständen</w:t>
            </w:r>
          </w:p>
          <w:p w14:paraId="21CEEBF6" w14:textId="17E31F1F" w:rsidR="47053E0E" w:rsidRDefault="47053E0E" w:rsidP="002C6AF8">
            <w:pPr>
              <w:pStyle w:val="Listenabsatz"/>
              <w:numPr>
                <w:ilvl w:val="0"/>
                <w:numId w:val="7"/>
              </w:num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40F49C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 Präsentationen</w:t>
            </w:r>
          </w:p>
          <w:p w14:paraId="5822D44B" w14:textId="797B3B8C" w:rsidR="47053E0E" w:rsidRDefault="47053E0E" w:rsidP="140F49CF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40F49C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Am Nachmittag: </w:t>
            </w:r>
          </w:p>
          <w:p w14:paraId="6E998AB1" w14:textId="7E584B40" w:rsidR="47053E0E" w:rsidRDefault="1A7BEC7F" w:rsidP="002C6AF8">
            <w:pPr>
              <w:pStyle w:val="Listenabsatz"/>
              <w:numPr>
                <w:ilvl w:val="0"/>
                <w:numId w:val="6"/>
              </w:num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298D333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6 Ateliers,</w:t>
            </w:r>
            <w:r w:rsidR="615F2ED6" w:rsidRPr="1298D333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1298D333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 DE, 3 FR</w:t>
            </w:r>
          </w:p>
          <w:p w14:paraId="2968AA64" w14:textId="2CC5D149" w:rsidR="47053E0E" w:rsidRDefault="47053E0E" w:rsidP="002C6AF8">
            <w:pPr>
              <w:pStyle w:val="Listenabsatz"/>
              <w:numPr>
                <w:ilvl w:val="0"/>
                <w:numId w:val="6"/>
              </w:num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40F49C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Wiederholung der 6 Ateliers mit anderen TN</w:t>
            </w:r>
          </w:p>
          <w:p w14:paraId="5451422F" w14:textId="58C3C8CD" w:rsidR="47053E0E" w:rsidRDefault="47053E0E" w:rsidP="002C6AF8">
            <w:pPr>
              <w:pStyle w:val="Listenabsatz"/>
              <w:numPr>
                <w:ilvl w:val="0"/>
                <w:numId w:val="6"/>
              </w:num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40F49C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Abschlussworte</w:t>
            </w:r>
          </w:p>
          <w:p w14:paraId="77E8D3A0" w14:textId="15F81D60" w:rsidR="47053E0E" w:rsidRDefault="47053E0E" w:rsidP="002C6AF8">
            <w:pPr>
              <w:pStyle w:val="Listenabsatz"/>
              <w:numPr>
                <w:ilvl w:val="0"/>
                <w:numId w:val="6"/>
              </w:num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40F49C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Apero</w:t>
            </w:r>
          </w:p>
        </w:tc>
      </w:tr>
      <w:tr w:rsidR="140F49CF" w14:paraId="546BCE30" w14:textId="77777777" w:rsidTr="393D84DE">
        <w:trPr>
          <w:trHeight w:val="300"/>
        </w:trPr>
        <w:tc>
          <w:tcPr>
            <w:tcW w:w="2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F464D5" w14:textId="5ED5D703" w:rsidR="47053E0E" w:rsidRDefault="47053E0E" w:rsidP="140F49CF">
            <w:pPr>
              <w:pStyle w:val="paragraph"/>
              <w:keepNext/>
              <w:keepLines/>
              <w:rPr>
                <w:rStyle w:val="normaltextrun"/>
                <w:rFonts w:ascii="Arial" w:eastAsia="Arial" w:hAnsi="Arial" w:cs="Arial"/>
              </w:rPr>
            </w:pPr>
            <w:r w:rsidRPr="140F49CF">
              <w:rPr>
                <w:rStyle w:val="normaltextrun"/>
                <w:rFonts w:ascii="Arial" w:eastAsia="Arial" w:hAnsi="Arial" w:cs="Arial"/>
              </w:rPr>
              <w:lastRenderedPageBreak/>
              <w:t>LEITFRAGEN</w:t>
            </w:r>
            <w:r w:rsidR="37494C39" w:rsidRPr="140F49CF">
              <w:rPr>
                <w:rStyle w:val="normaltextrun"/>
                <w:rFonts w:ascii="Arial" w:eastAsia="Arial" w:hAnsi="Arial" w:cs="Arial"/>
              </w:rPr>
              <w:t xml:space="preserve"> DER TAGUNG</w:t>
            </w:r>
          </w:p>
          <w:p w14:paraId="3463DB14" w14:textId="1B2EE3DD" w:rsidR="140F49CF" w:rsidRDefault="140F49CF" w:rsidP="140F49C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18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4CDAEC" w14:textId="5F8EBC08" w:rsidR="140F49CF" w:rsidRDefault="140F49CF" w:rsidP="002C6AF8">
            <w:pPr>
              <w:pStyle w:val="Listenabsatz"/>
              <w:numPr>
                <w:ilvl w:val="0"/>
                <w:numId w:val="5"/>
              </w:numPr>
              <w:spacing w:before="281" w:after="281"/>
              <w:rPr>
                <w:rFonts w:ascii="Arial" w:eastAsia="Arial" w:hAnsi="Arial" w:cs="Arial"/>
                <w:color w:val="27251E"/>
                <w:sz w:val="20"/>
                <w:szCs w:val="20"/>
              </w:rPr>
            </w:pPr>
            <w:r w:rsidRPr="140F49CF">
              <w:rPr>
                <w:rFonts w:ascii="Arial" w:eastAsia="Arial" w:hAnsi="Arial" w:cs="Arial"/>
                <w:color w:val="27251E"/>
                <w:sz w:val="20"/>
                <w:szCs w:val="20"/>
              </w:rPr>
              <w:t>Welche Rolle spielen Grundkompetenzen im Arbeitsalltag?</w:t>
            </w:r>
          </w:p>
          <w:p w14:paraId="6D11BD1A" w14:textId="7FEDC062" w:rsidR="140F49CF" w:rsidRDefault="140F49CF" w:rsidP="002C6AF8">
            <w:pPr>
              <w:pStyle w:val="Listenabsatz"/>
              <w:numPr>
                <w:ilvl w:val="0"/>
                <w:numId w:val="5"/>
              </w:numPr>
              <w:spacing w:before="281" w:after="281"/>
              <w:rPr>
                <w:rFonts w:ascii="Arial" w:eastAsia="Arial" w:hAnsi="Arial" w:cs="Arial"/>
                <w:color w:val="27251E"/>
                <w:sz w:val="20"/>
                <w:szCs w:val="20"/>
              </w:rPr>
            </w:pPr>
            <w:r w:rsidRPr="140F49CF">
              <w:rPr>
                <w:rFonts w:ascii="Arial" w:eastAsia="Arial" w:hAnsi="Arial" w:cs="Arial"/>
                <w:color w:val="27251E"/>
                <w:sz w:val="20"/>
                <w:szCs w:val="20"/>
              </w:rPr>
              <w:t>Wie können Grundkompetenzen Menschen dabei unterstützen, sich in Phasen der beruflichen Neuorientierung zurechtzufinden und neue Perspektiven zu entwickeln?</w:t>
            </w:r>
          </w:p>
          <w:p w14:paraId="20690199" w14:textId="180BAEBF" w:rsidR="140F49CF" w:rsidRDefault="65D8B82E" w:rsidP="002C6AF8">
            <w:pPr>
              <w:pStyle w:val="Listenabsatz"/>
              <w:numPr>
                <w:ilvl w:val="0"/>
                <w:numId w:val="5"/>
              </w:numPr>
              <w:spacing w:before="240" w:after="240"/>
              <w:rPr>
                <w:rFonts w:ascii="Arial" w:eastAsia="Arial" w:hAnsi="Arial" w:cs="Arial"/>
                <w:color w:val="27251E"/>
                <w:sz w:val="20"/>
                <w:szCs w:val="20"/>
              </w:rPr>
            </w:pPr>
            <w:r w:rsidRPr="4C44E92A">
              <w:rPr>
                <w:rFonts w:ascii="Arial" w:eastAsia="Arial" w:hAnsi="Arial" w:cs="Arial"/>
                <w:color w:val="27251E"/>
                <w:sz w:val="20"/>
                <w:szCs w:val="20"/>
              </w:rPr>
              <w:t xml:space="preserve">Welche Bildungs-, Beratungs- und Unterstützungsangebote stärken Erwachsene dabei, Arbeit zu finden, zu </w:t>
            </w:r>
            <w:ins w:id="0" w:author="Christian Maag" w:date="2026-05-20T13:24:00Z" w16du:dateUtc="2026-05-20T13:24:42Z">
              <w:r w:rsidR="60F9F7C6" w:rsidRPr="4C44E92A">
                <w:rPr>
                  <w:rFonts w:ascii="Arial" w:eastAsia="Arial" w:hAnsi="Arial" w:cs="Arial"/>
                  <w:color w:val="27251E"/>
                  <w:sz w:val="20"/>
                  <w:szCs w:val="20"/>
                </w:rPr>
                <w:t>be</w:t>
              </w:r>
            </w:ins>
            <w:r w:rsidRPr="4C44E92A">
              <w:rPr>
                <w:rFonts w:ascii="Arial" w:eastAsia="Arial" w:hAnsi="Arial" w:cs="Arial"/>
                <w:color w:val="27251E"/>
                <w:sz w:val="20"/>
                <w:szCs w:val="20"/>
              </w:rPr>
              <w:t>halten oder sich weiterzuentwickeln?</w:t>
            </w:r>
          </w:p>
          <w:p w14:paraId="228FF4AB" w14:textId="1DB976B5" w:rsidR="140F49CF" w:rsidRDefault="140F49CF" w:rsidP="002C6AF8">
            <w:pPr>
              <w:pStyle w:val="Listenabsatz"/>
              <w:numPr>
                <w:ilvl w:val="0"/>
                <w:numId w:val="5"/>
              </w:numPr>
              <w:spacing w:before="240" w:after="240"/>
              <w:rPr>
                <w:rFonts w:ascii="Arial" w:eastAsia="Arial" w:hAnsi="Arial" w:cs="Arial"/>
                <w:color w:val="27251E"/>
                <w:sz w:val="20"/>
                <w:szCs w:val="20"/>
              </w:rPr>
            </w:pPr>
            <w:r w:rsidRPr="140F49CF">
              <w:rPr>
                <w:rFonts w:ascii="Arial" w:eastAsia="Arial" w:hAnsi="Arial" w:cs="Arial"/>
                <w:color w:val="27251E"/>
                <w:sz w:val="20"/>
                <w:szCs w:val="20"/>
              </w:rPr>
              <w:t>Welche Ansätze und Kooperationen tragen dazu bei, Grundkompetenzen wirksam mit Arbeitsmarkt- und Qualifizierungsstrategien zu verbinden?</w:t>
            </w:r>
          </w:p>
          <w:p w14:paraId="36738733" w14:textId="65272DB6" w:rsidR="140F49CF" w:rsidRDefault="65D8B82E" w:rsidP="002C6AF8">
            <w:pPr>
              <w:pStyle w:val="Listenabsatz"/>
              <w:numPr>
                <w:ilvl w:val="0"/>
                <w:numId w:val="5"/>
              </w:numPr>
              <w:spacing w:before="240" w:after="240"/>
              <w:rPr>
                <w:rFonts w:ascii="Arial" w:eastAsia="Arial" w:hAnsi="Arial" w:cs="Arial"/>
                <w:color w:val="27251E"/>
                <w:sz w:val="20"/>
                <w:szCs w:val="20"/>
              </w:rPr>
            </w:pPr>
            <w:r w:rsidRPr="4A16064B">
              <w:rPr>
                <w:rFonts w:ascii="Arial" w:eastAsia="Arial" w:hAnsi="Arial" w:cs="Arial"/>
                <w:color w:val="27251E"/>
                <w:sz w:val="20"/>
                <w:szCs w:val="20"/>
              </w:rPr>
              <w:t>Wie kann das Zusammenspiel von Institutionen, Betrieben und Bildungsanbietern so gestaltet werden, dass es Menschen beim (Wieder-)Einstieg</w:t>
            </w:r>
            <w:r w:rsidR="73CD1761" w:rsidRPr="4A16064B">
              <w:rPr>
                <w:rFonts w:ascii="Arial" w:eastAsia="Arial" w:hAnsi="Arial" w:cs="Arial"/>
                <w:color w:val="27251E"/>
                <w:sz w:val="20"/>
                <w:szCs w:val="20"/>
              </w:rPr>
              <w:t xml:space="preserve"> und Verbleib</w:t>
            </w:r>
            <w:r w:rsidRPr="4A16064B">
              <w:rPr>
                <w:rFonts w:ascii="Arial" w:eastAsia="Arial" w:hAnsi="Arial" w:cs="Arial"/>
                <w:color w:val="27251E"/>
                <w:sz w:val="20"/>
                <w:szCs w:val="20"/>
              </w:rPr>
              <w:t xml:space="preserve"> in Arbeit unterstützt?</w:t>
            </w:r>
          </w:p>
          <w:p w14:paraId="5905ECC5" w14:textId="20326931" w:rsidR="140F49CF" w:rsidRDefault="140F49CF" w:rsidP="002C6AF8">
            <w:pPr>
              <w:pStyle w:val="Listenabsatz"/>
              <w:numPr>
                <w:ilvl w:val="0"/>
                <w:numId w:val="5"/>
              </w:numPr>
              <w:spacing w:before="240" w:after="240"/>
              <w:rPr>
                <w:rFonts w:ascii="Arial" w:eastAsia="Arial" w:hAnsi="Arial" w:cs="Arial"/>
                <w:color w:val="27251E"/>
                <w:sz w:val="20"/>
                <w:szCs w:val="20"/>
              </w:rPr>
            </w:pPr>
            <w:r w:rsidRPr="140F49CF">
              <w:rPr>
                <w:rFonts w:ascii="Arial" w:eastAsia="Arial" w:hAnsi="Arial" w:cs="Arial"/>
                <w:color w:val="27251E"/>
                <w:sz w:val="20"/>
                <w:szCs w:val="20"/>
              </w:rPr>
              <w:t>Welche politischen und strukturellen Rahmenbedingungen fördern oder erschweren die Stärkung von Grundkompetenzen im Zusammenhang mit Arbeit?</w:t>
            </w:r>
          </w:p>
        </w:tc>
      </w:tr>
    </w:tbl>
    <w:p w14:paraId="6DB41C2D" w14:textId="0246B5DC" w:rsidR="003C30CE" w:rsidRPr="001611C0" w:rsidRDefault="003C30CE" w:rsidP="140F49CF">
      <w:pPr>
        <w:pStyle w:val="berschrift1"/>
        <w:rPr>
          <w:rFonts w:ascii="Arial" w:eastAsia="Arial" w:hAnsi="Arial" w:cs="Arial"/>
          <w:sz w:val="48"/>
          <w:szCs w:val="48"/>
        </w:rPr>
      </w:pPr>
    </w:p>
    <w:p w14:paraId="50D00B7F" w14:textId="0A59071A" w:rsidR="494724CF" w:rsidRDefault="494724CF" w:rsidP="23C324CB">
      <w:pPr>
        <w:pStyle w:val="berschrift1"/>
        <w:rPr>
          <w:rFonts w:ascii="Arial" w:eastAsia="Arial" w:hAnsi="Arial" w:cs="Arial"/>
          <w:lang w:val="fr-CH"/>
        </w:rPr>
      </w:pPr>
      <w:r w:rsidRPr="23C324CB">
        <w:rPr>
          <w:rFonts w:ascii="Arial" w:eastAsia="Arial" w:hAnsi="Arial" w:cs="Arial"/>
          <w:lang w:val="fr-CH"/>
        </w:rPr>
        <w:t>PROGRAMM – für Flyer extern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3364"/>
        <w:gridCol w:w="10907"/>
      </w:tblGrid>
      <w:tr w:rsidR="1298D333" w14:paraId="275058A8" w14:textId="77777777" w:rsidTr="393D84DE">
        <w:trPr>
          <w:trHeight w:val="300"/>
        </w:trPr>
        <w:tc>
          <w:tcPr>
            <w:tcW w:w="32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8569EB" w14:textId="6581AC78" w:rsidR="1298D333" w:rsidRDefault="1298D333" w:rsidP="1298D333">
            <w:pPr>
              <w:pStyle w:val="paragraph"/>
              <w:rPr>
                <w:rStyle w:val="normaltextrun"/>
                <w:rFonts w:ascii="Arial" w:eastAsia="Arial" w:hAnsi="Arial" w:cs="Arial"/>
                <w:b/>
                <w:bCs/>
              </w:rPr>
            </w:pPr>
          </w:p>
        </w:tc>
        <w:tc>
          <w:tcPr>
            <w:tcW w:w="110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90D623" w14:textId="19CFEAB7" w:rsidR="4A60EEFE" w:rsidRDefault="2B537C84" w:rsidP="1298D333">
            <w:pPr>
              <w:pStyle w:val="paragraph"/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9F84FDA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</w:rPr>
              <w:t xml:space="preserve">Nationale </w:t>
            </w:r>
            <w:r w:rsidR="3E3B610D" w:rsidRPr="29F84FDA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</w:rPr>
              <w:t>Fachtagung Grundkompetenzen</w:t>
            </w:r>
          </w:p>
          <w:p w14:paraId="00C98509" w14:textId="6CCB8C31" w:rsidR="7501E0E8" w:rsidRDefault="01826387" w:rsidP="29F84FDA">
            <w:pPr>
              <w:pStyle w:val="paragraph"/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  <w:lang w:val="de-DE"/>
              </w:rPr>
            </w:pPr>
            <w:r w:rsidRPr="29F84FDA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  <w:lang w:val="de-DE"/>
              </w:rPr>
              <w:t>Grundkompetenzen stärken — Berufliche Perspektiven gestalten</w:t>
            </w:r>
          </w:p>
        </w:tc>
      </w:tr>
      <w:tr w:rsidR="23C324CB" w14:paraId="493C48EB" w14:textId="77777777" w:rsidTr="393D84DE">
        <w:trPr>
          <w:trHeight w:val="300"/>
        </w:trPr>
        <w:tc>
          <w:tcPr>
            <w:tcW w:w="32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54C126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  <w:b/>
                <w:bCs/>
              </w:rPr>
            </w:pPr>
            <w:r w:rsidRPr="23C324CB">
              <w:rPr>
                <w:rStyle w:val="normaltextrun"/>
                <w:rFonts w:ascii="Arial" w:eastAsia="Arial" w:hAnsi="Arial" w:cs="Arial"/>
                <w:b/>
                <w:bCs/>
              </w:rPr>
              <w:t>PROGRAMM VORMITTAG</w:t>
            </w:r>
            <w:r w:rsidRPr="23C324CB">
              <w:rPr>
                <w:rStyle w:val="eop"/>
                <w:rFonts w:ascii="Arial" w:eastAsia="Arial" w:hAnsi="Arial" w:cs="Arial"/>
                <w:b/>
                <w:bCs/>
              </w:rPr>
              <w:t> </w:t>
            </w:r>
          </w:p>
        </w:tc>
        <w:tc>
          <w:tcPr>
            <w:tcW w:w="110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52166B" w14:textId="6376320B" w:rsidR="23C324CB" w:rsidRDefault="270DC86B" w:rsidP="1298D333">
            <w:pPr>
              <w:pStyle w:val="paragraph"/>
              <w:rPr>
                <w:rStyle w:val="eop"/>
                <w:rFonts w:ascii="Arial" w:eastAsia="Arial" w:hAnsi="Arial" w:cs="Arial"/>
                <w:sz w:val="20"/>
                <w:szCs w:val="20"/>
                <w:lang w:val="de-DE"/>
              </w:rPr>
            </w:pPr>
            <w:r w:rsidRPr="1298D333">
              <w:rPr>
                <w:rStyle w:val="eop"/>
                <w:rFonts w:ascii="Arial" w:eastAsia="Arial" w:hAnsi="Arial" w:cs="Arial"/>
              </w:rPr>
              <w:t> </w:t>
            </w:r>
            <w:r w:rsidR="1AFEB2FD" w:rsidRPr="1298D333">
              <w:rPr>
                <w:rStyle w:val="normaltextrun"/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23C324CB" w14:paraId="2793CEFA" w14:textId="77777777" w:rsidTr="393D84DE">
        <w:trPr>
          <w:trHeight w:val="300"/>
        </w:trPr>
        <w:tc>
          <w:tcPr>
            <w:tcW w:w="32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4D6057" w14:textId="77777777" w:rsidR="23C324CB" w:rsidRDefault="107A5896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4A16064B">
              <w:rPr>
                <w:rStyle w:val="normaltextrun"/>
                <w:rFonts w:ascii="Arial" w:eastAsia="Arial" w:hAnsi="Arial" w:cs="Arial"/>
              </w:rPr>
              <w:t>9.00 EMPFANG UND KAFFEE</w:t>
            </w:r>
            <w:r w:rsidRPr="4A16064B">
              <w:rPr>
                <w:rStyle w:val="eop"/>
                <w:rFonts w:ascii="Arial" w:eastAsia="Arial" w:hAnsi="Arial" w:cs="Arial"/>
              </w:rPr>
              <w:t> </w:t>
            </w:r>
          </w:p>
        </w:tc>
        <w:tc>
          <w:tcPr>
            <w:tcW w:w="110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9DA6E2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</w:tc>
      </w:tr>
      <w:tr w:rsidR="23C324CB" w14:paraId="7D182295" w14:textId="77777777" w:rsidTr="393D84DE">
        <w:trPr>
          <w:trHeight w:val="300"/>
        </w:trPr>
        <w:tc>
          <w:tcPr>
            <w:tcW w:w="32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ACB7AA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t xml:space="preserve">9.30 BEGRÜSSUNG </w:t>
            </w:r>
            <w:r w:rsidRPr="23C324CB">
              <w:rPr>
                <w:rStyle w:val="scxo154365208"/>
                <w:rFonts w:ascii="Arial" w:eastAsia="Arial" w:hAnsi="Arial" w:cs="Arial"/>
              </w:rPr>
              <w:t> </w:t>
            </w:r>
            <w:r>
              <w:br/>
            </w:r>
            <w:r w:rsidRPr="23C324CB">
              <w:rPr>
                <w:rStyle w:val="normaltextrun"/>
                <w:rFonts w:ascii="Arial" w:eastAsia="Arial" w:hAnsi="Arial" w:cs="Arial"/>
              </w:rPr>
              <w:t>70 Zeichen inkl. Leerschläge</w:t>
            </w: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</w:tc>
        <w:tc>
          <w:tcPr>
            <w:tcW w:w="110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20E32F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t>Christian Maag, Geschäftsführer, DVLS </w:t>
            </w: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  <w:p w14:paraId="6DEBC3B6" w14:textId="516254BC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  <w:highlight w:val="yellow"/>
              </w:rPr>
            </w:pPr>
            <w:r w:rsidRPr="23C324CB">
              <w:rPr>
                <w:rStyle w:val="normaltextrun"/>
                <w:rFonts w:ascii="Arial" w:eastAsia="Arial" w:hAnsi="Arial" w:cs="Arial"/>
                <w:highlight w:val="yellow"/>
              </w:rPr>
              <w:t>NAME,</w:t>
            </w:r>
            <w:r w:rsidRPr="23C324CB">
              <w:rPr>
                <w:rStyle w:val="normaltextrun"/>
                <w:rFonts w:ascii="Arial" w:eastAsia="Arial" w:hAnsi="Arial" w:cs="Arial"/>
              </w:rPr>
              <w:t xml:space="preserve"> </w:t>
            </w:r>
            <w:r w:rsidRPr="23C324CB">
              <w:rPr>
                <w:rStyle w:val="eop"/>
                <w:rFonts w:ascii="Arial" w:eastAsia="Arial" w:hAnsi="Arial" w:cs="Arial"/>
                <w:highlight w:val="yellow"/>
              </w:rPr>
              <w:t>Vertretung IIZ</w:t>
            </w:r>
          </w:p>
        </w:tc>
      </w:tr>
      <w:tr w:rsidR="23C324CB" w14:paraId="57A9FE65" w14:textId="77777777" w:rsidTr="393D84DE">
        <w:trPr>
          <w:trHeight w:val="300"/>
        </w:trPr>
        <w:tc>
          <w:tcPr>
            <w:tcW w:w="32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022ABB" w14:textId="30FE6166" w:rsidR="23C324CB" w:rsidRDefault="7B82AFF2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4A16064B">
              <w:rPr>
                <w:rStyle w:val="normaltextrun"/>
                <w:rFonts w:ascii="Arial" w:eastAsia="Arial" w:hAnsi="Arial" w:cs="Arial"/>
              </w:rPr>
              <w:t>9.40 EINFÜHRUNG</w:t>
            </w:r>
          </w:p>
          <w:p w14:paraId="1448C7C9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lastRenderedPageBreak/>
              <w:t>175 Zeichen inkl. Leerschläge</w:t>
            </w: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</w:tc>
        <w:tc>
          <w:tcPr>
            <w:tcW w:w="110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4436F5" w14:textId="480FABB0" w:rsidR="23C324CB" w:rsidRDefault="5EBEEFDF" w:rsidP="4A16064B">
            <w:pPr>
              <w:pStyle w:val="paragraph"/>
              <w:rPr>
                <w:rStyle w:val="normaltextrun"/>
                <w:rFonts w:ascii="Arial" w:eastAsia="Arial" w:hAnsi="Arial" w:cs="Arial"/>
              </w:rPr>
            </w:pPr>
            <w:r w:rsidRPr="4A16064B">
              <w:rPr>
                <w:rStyle w:val="normaltextrun"/>
                <w:rFonts w:ascii="Arial" w:eastAsia="Arial" w:hAnsi="Arial" w:cs="Arial"/>
              </w:rPr>
              <w:lastRenderedPageBreak/>
              <w:t>Präsentation des Programms und Einleitung</w:t>
            </w:r>
          </w:p>
          <w:p w14:paraId="5AD310CB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t>Jana Wälchli, Verantwortliche Aus- und Weiterbildung, DVLS</w:t>
            </w: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</w:tc>
      </w:tr>
      <w:tr w:rsidR="23C324CB" w14:paraId="4436F5B1" w14:textId="77777777" w:rsidTr="393D84DE">
        <w:trPr>
          <w:trHeight w:val="300"/>
        </w:trPr>
        <w:tc>
          <w:tcPr>
            <w:tcW w:w="32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43A4DAD" w14:textId="77777777" w:rsidR="23C324CB" w:rsidRDefault="23C324CB" w:rsidP="23C324CB">
            <w:pPr>
              <w:pStyle w:val="paragraph"/>
              <w:rPr>
                <w:rStyle w:val="normaltextrun"/>
                <w:rFonts w:ascii="Arial" w:eastAsia="Arial" w:hAnsi="Arial" w:cs="Arial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t>PRÄSENTATIONEN  </w:t>
            </w:r>
          </w:p>
          <w:p w14:paraId="0FE5B825" w14:textId="77777777" w:rsidR="23C324CB" w:rsidRDefault="23C324CB" w:rsidP="23C324CB">
            <w:pPr>
              <w:pStyle w:val="paragraph"/>
              <w:rPr>
                <w:rStyle w:val="normaltextrun"/>
                <w:rFonts w:ascii="Arial" w:eastAsia="Arial" w:hAnsi="Arial" w:cs="Arial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t>375 Zeichen inkl. Leerschläge </w:t>
            </w:r>
          </w:p>
        </w:tc>
        <w:tc>
          <w:tcPr>
            <w:tcW w:w="110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32C269" w14:textId="2393009C" w:rsidR="23C324CB" w:rsidRDefault="5EBEEFDF" w:rsidP="23C324CB">
            <w:pPr>
              <w:pStyle w:val="paragraph"/>
              <w:rPr>
                <w:rStyle w:val="normaltextrun"/>
                <w:rFonts w:ascii="Arial" w:eastAsia="Arial" w:hAnsi="Arial" w:cs="Arial"/>
              </w:rPr>
            </w:pPr>
            <w:r w:rsidRPr="4A16064B">
              <w:rPr>
                <w:rStyle w:val="normaltextrun"/>
                <w:rFonts w:ascii="Arial" w:eastAsia="Arial" w:hAnsi="Arial" w:cs="Arial"/>
              </w:rPr>
              <w:t xml:space="preserve">Vier Organisationen </w:t>
            </w:r>
            <w:r w:rsidR="0E9D85BE" w:rsidRPr="4A16064B">
              <w:rPr>
                <w:rStyle w:val="normaltextrun"/>
                <w:rFonts w:ascii="Arial" w:eastAsia="Arial" w:hAnsi="Arial" w:cs="Arial"/>
              </w:rPr>
              <w:t>stellen sich und ihre Projekte vor. Sie</w:t>
            </w:r>
            <w:r w:rsidR="457358A9" w:rsidRPr="4A16064B">
              <w:rPr>
                <w:rStyle w:val="normaltextrun"/>
                <w:rFonts w:ascii="Arial" w:eastAsia="Arial" w:hAnsi="Arial" w:cs="Arial"/>
              </w:rPr>
              <w:t xml:space="preserve"> teilen Erfahrungen und erklären Massnahmen, die si</w:t>
            </w:r>
            <w:r w:rsidR="2DC7D00D" w:rsidRPr="4A16064B">
              <w:rPr>
                <w:rStyle w:val="normaltextrun"/>
                <w:rFonts w:ascii="Arial" w:eastAsia="Arial" w:hAnsi="Arial" w:cs="Arial"/>
              </w:rPr>
              <w:t>e</w:t>
            </w:r>
            <w:r w:rsidR="457358A9" w:rsidRPr="4A16064B">
              <w:rPr>
                <w:rStyle w:val="normaltextrun"/>
                <w:rFonts w:ascii="Arial" w:eastAsia="Arial" w:hAnsi="Arial" w:cs="Arial"/>
              </w:rPr>
              <w:t xml:space="preserve"> </w:t>
            </w:r>
            <w:r w:rsidR="0E9D85BE" w:rsidRPr="4A16064B">
              <w:rPr>
                <w:rStyle w:val="normaltextrun"/>
                <w:rFonts w:ascii="Arial" w:eastAsia="Arial" w:hAnsi="Arial" w:cs="Arial"/>
              </w:rPr>
              <w:t>im Bereich Grundkompetenzen und Arbeit</w:t>
            </w:r>
            <w:r w:rsidR="41016430" w:rsidRPr="4A16064B">
              <w:rPr>
                <w:rStyle w:val="normaltextrun"/>
                <w:rFonts w:ascii="Arial" w:eastAsia="Arial" w:hAnsi="Arial" w:cs="Arial"/>
              </w:rPr>
              <w:t xml:space="preserve"> umgesetzt haben.</w:t>
            </w:r>
            <w:r w:rsidRPr="4A16064B">
              <w:rPr>
                <w:rStyle w:val="normaltextrun"/>
                <w:rFonts w:ascii="Arial" w:eastAsia="Arial" w:hAnsi="Arial" w:cs="Arial"/>
              </w:rPr>
              <w:t xml:space="preserve"> Ihre Beiträge </w:t>
            </w:r>
            <w:r w:rsidR="4ACE392F" w:rsidRPr="4A16064B">
              <w:rPr>
                <w:rStyle w:val="normaltextrun"/>
                <w:rFonts w:ascii="Arial" w:eastAsia="Arial" w:hAnsi="Arial" w:cs="Arial"/>
              </w:rPr>
              <w:t xml:space="preserve">zeigen, wie </w:t>
            </w:r>
            <w:r w:rsidR="4B40599C" w:rsidRPr="4A16064B">
              <w:rPr>
                <w:rStyle w:val="normaltextrun"/>
                <w:rFonts w:ascii="Arial" w:eastAsia="Arial" w:hAnsi="Arial" w:cs="Arial"/>
              </w:rPr>
              <w:t xml:space="preserve">man </w:t>
            </w:r>
            <w:r w:rsidRPr="4A16064B">
              <w:rPr>
                <w:rStyle w:val="normaltextrun"/>
                <w:rFonts w:ascii="Arial" w:eastAsia="Arial" w:hAnsi="Arial" w:cs="Arial"/>
              </w:rPr>
              <w:t>den Zugang zu Grundkompetenzen erleichtern, Chancen auf dem Arbeitsmarkt verbessern und gezielte Förderangebote für berufliche Neuorientierungen entwickeln</w:t>
            </w:r>
            <w:r w:rsidR="70F95B67" w:rsidRPr="4A16064B">
              <w:rPr>
                <w:rStyle w:val="normaltextrun"/>
                <w:rFonts w:ascii="Arial" w:eastAsia="Arial" w:hAnsi="Arial" w:cs="Arial"/>
              </w:rPr>
              <w:t xml:space="preserve"> kann</w:t>
            </w:r>
            <w:r w:rsidRPr="4A16064B">
              <w:rPr>
                <w:rStyle w:val="normaltextrun"/>
                <w:rFonts w:ascii="Arial" w:eastAsia="Arial" w:hAnsi="Arial" w:cs="Arial"/>
              </w:rPr>
              <w:t>.</w:t>
            </w:r>
          </w:p>
        </w:tc>
      </w:tr>
      <w:tr w:rsidR="23C324CB" w14:paraId="47971512" w14:textId="77777777" w:rsidTr="393D84DE">
        <w:trPr>
          <w:trHeight w:val="300"/>
        </w:trPr>
        <w:tc>
          <w:tcPr>
            <w:tcW w:w="32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EADB2D" w14:textId="77777777" w:rsidR="23C324CB" w:rsidRDefault="7B82AFF2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4A16064B">
              <w:rPr>
                <w:rStyle w:val="normaltextrun"/>
                <w:rFonts w:ascii="Arial" w:eastAsia="Arial" w:hAnsi="Arial" w:cs="Arial"/>
              </w:rPr>
              <w:t>10.00 Titel</w:t>
            </w:r>
            <w:r w:rsidRPr="4A16064B">
              <w:rPr>
                <w:rStyle w:val="eop"/>
                <w:rFonts w:ascii="Arial" w:eastAsia="Arial" w:hAnsi="Arial" w:cs="Arial"/>
              </w:rPr>
              <w:t> </w:t>
            </w:r>
          </w:p>
          <w:p w14:paraId="348DC0E6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t>175 Zeichen inkl. Leerschläge</w:t>
            </w: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</w:tc>
        <w:tc>
          <w:tcPr>
            <w:tcW w:w="110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A62853" w14:textId="1B7A2C19" w:rsidR="003F09E3" w:rsidRDefault="29B8C1F2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3F73E100">
              <w:rPr>
                <w:rStyle w:val="normaltextrun"/>
                <w:rFonts w:ascii="Arial" w:eastAsia="Arial" w:hAnsi="Arial" w:cs="Arial"/>
              </w:rPr>
              <w:t xml:space="preserve">Präsentation 1: </w:t>
            </w:r>
            <w:r w:rsidR="003F09E3">
              <w:rPr>
                <w:rStyle w:val="normaltextrun"/>
                <w:rFonts w:ascii="Arial" w:eastAsia="Arial" w:hAnsi="Arial" w:cs="Arial"/>
              </w:rPr>
              <w:br/>
            </w:r>
            <w:r w:rsidR="16C08E98" w:rsidRPr="3F73E100">
              <w:rPr>
                <w:rStyle w:val="normaltextrun"/>
                <w:rFonts w:ascii="Arial" w:eastAsia="Arial" w:hAnsi="Arial" w:cs="Arial"/>
              </w:rPr>
              <w:t>NAME</w:t>
            </w:r>
            <w:r w:rsidR="003F09E3">
              <w:rPr>
                <w:rStyle w:val="normaltextrun"/>
                <w:rFonts w:ascii="Arial" w:eastAsia="Arial" w:hAnsi="Arial" w:cs="Arial"/>
              </w:rPr>
              <w:t xml:space="preserve"> 1, Titel</w:t>
            </w:r>
            <w:r w:rsidR="003F09E3">
              <w:rPr>
                <w:rStyle w:val="normaltextrun"/>
                <w:rFonts w:ascii="Arial" w:eastAsia="Arial" w:hAnsi="Arial" w:cs="Arial"/>
              </w:rPr>
              <w:br/>
            </w:r>
            <w:r w:rsidR="003F09E3" w:rsidRPr="003F09E3">
              <w:rPr>
                <w:rStyle w:val="eop"/>
                <w:rFonts w:ascii="Arial" w:eastAsia="Arial" w:hAnsi="Arial" w:cs="Arial"/>
              </w:rPr>
              <w:t>NAME 2, Titel</w:t>
            </w:r>
          </w:p>
        </w:tc>
      </w:tr>
      <w:tr w:rsidR="23C324CB" w14:paraId="531CAEBD" w14:textId="77777777" w:rsidTr="393D84DE">
        <w:trPr>
          <w:trHeight w:val="300"/>
        </w:trPr>
        <w:tc>
          <w:tcPr>
            <w:tcW w:w="32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23B530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t>10.20 Titel</w:t>
            </w: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  <w:p w14:paraId="46C3485E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t>175 Zeichen inkl. Leerschläge</w:t>
            </w: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</w:tc>
        <w:tc>
          <w:tcPr>
            <w:tcW w:w="110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2D4C1B" w14:textId="35E2A247" w:rsidR="23C324CB" w:rsidRDefault="177B31DC" w:rsidP="23C324CB">
            <w:pPr>
              <w:pStyle w:val="paragraph"/>
              <w:rPr>
                <w:rFonts w:ascii="Arial" w:eastAsia="Arial" w:hAnsi="Arial" w:cs="Arial"/>
                <w:lang w:val="de-DE"/>
              </w:rPr>
            </w:pPr>
            <w:r w:rsidRPr="29F84FDA">
              <w:rPr>
                <w:rStyle w:val="normaltextrun"/>
                <w:rFonts w:ascii="Arial" w:eastAsia="Arial" w:hAnsi="Arial" w:cs="Arial"/>
              </w:rPr>
              <w:t>Präsentation 2</w:t>
            </w:r>
            <w:r w:rsidR="003F09E3">
              <w:rPr>
                <w:rStyle w:val="normaltextrun"/>
                <w:rFonts w:ascii="Arial" w:eastAsia="Arial" w:hAnsi="Arial" w:cs="Arial"/>
              </w:rPr>
              <w:t xml:space="preserve"> </w:t>
            </w:r>
            <w:r w:rsidR="003F09E3">
              <w:rPr>
                <w:rStyle w:val="normaltextrun"/>
                <w:rFonts w:ascii="Arial" w:eastAsia="Arial" w:hAnsi="Arial" w:cs="Arial"/>
              </w:rPr>
              <w:br/>
            </w:r>
            <w:r w:rsidR="003F09E3" w:rsidRPr="3F73E100">
              <w:rPr>
                <w:rStyle w:val="normaltextrun"/>
                <w:rFonts w:ascii="Arial" w:eastAsia="Arial" w:hAnsi="Arial" w:cs="Arial"/>
              </w:rPr>
              <w:t>NAME</w:t>
            </w:r>
            <w:r w:rsidR="003F09E3">
              <w:rPr>
                <w:rStyle w:val="normaltextrun"/>
                <w:rFonts w:ascii="Arial" w:eastAsia="Arial" w:hAnsi="Arial" w:cs="Arial"/>
              </w:rPr>
              <w:t xml:space="preserve"> 1, Titel</w:t>
            </w:r>
            <w:r w:rsidR="003F09E3">
              <w:rPr>
                <w:rStyle w:val="normaltextrun"/>
                <w:rFonts w:ascii="Arial" w:eastAsia="Arial" w:hAnsi="Arial" w:cs="Arial"/>
              </w:rPr>
              <w:br/>
            </w:r>
            <w:r w:rsidR="003F09E3" w:rsidRPr="003F09E3">
              <w:rPr>
                <w:rStyle w:val="eop"/>
                <w:rFonts w:ascii="Arial" w:eastAsia="Arial" w:hAnsi="Arial" w:cs="Arial"/>
              </w:rPr>
              <w:t>NAME 2, Titel</w:t>
            </w:r>
          </w:p>
        </w:tc>
      </w:tr>
      <w:tr w:rsidR="23C324CB" w14:paraId="74F9F9F5" w14:textId="77777777" w:rsidTr="393D84DE">
        <w:trPr>
          <w:trHeight w:val="300"/>
        </w:trPr>
        <w:tc>
          <w:tcPr>
            <w:tcW w:w="32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6BE707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t>10.40 MARKTPLATZ</w:t>
            </w: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  <w:p w14:paraId="005B0D4B" w14:textId="1EA3AA1F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</w:tc>
        <w:tc>
          <w:tcPr>
            <w:tcW w:w="110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E794BA" w14:textId="02EFCF36" w:rsidR="23C324CB" w:rsidRDefault="5EBEEFDF" w:rsidP="29F84FDA">
            <w:pPr>
              <w:pStyle w:val="paragraph"/>
              <w:rPr>
                <w:rStyle w:val="normaltextrun"/>
                <w:rFonts w:ascii="Arial" w:eastAsia="Arial" w:hAnsi="Arial" w:cs="Arial"/>
                <w:lang w:val="de-DE"/>
              </w:rPr>
            </w:pPr>
            <w:r w:rsidRPr="29F84FDA">
              <w:rPr>
                <w:rStyle w:val="normaltextrun"/>
                <w:rFonts w:ascii="Arial" w:eastAsia="Arial" w:hAnsi="Arial" w:cs="Arial"/>
              </w:rPr>
              <w:t>Der Marktplatz ist ein offener</w:t>
            </w:r>
            <w:r w:rsidR="09674593" w:rsidRPr="29F84FDA">
              <w:rPr>
                <w:rStyle w:val="normaltextrun"/>
                <w:rFonts w:ascii="Arial" w:eastAsia="Arial" w:hAnsi="Arial" w:cs="Arial"/>
              </w:rPr>
              <w:t xml:space="preserve"> </w:t>
            </w:r>
            <w:r w:rsidR="0C4BF48E" w:rsidRPr="29F84FDA">
              <w:rPr>
                <w:rStyle w:val="normaltextrun"/>
                <w:rFonts w:ascii="Arial" w:eastAsia="Arial" w:hAnsi="Arial" w:cs="Arial"/>
              </w:rPr>
              <w:t>B</w:t>
            </w:r>
            <w:r w:rsidRPr="29F84FDA">
              <w:rPr>
                <w:rStyle w:val="normaltextrun"/>
                <w:rFonts w:ascii="Arial" w:eastAsia="Arial" w:hAnsi="Arial" w:cs="Arial"/>
              </w:rPr>
              <w:t>ereich</w:t>
            </w:r>
            <w:r w:rsidR="1388183F" w:rsidRPr="29F84FDA">
              <w:rPr>
                <w:rStyle w:val="normaltextrun"/>
                <w:rFonts w:ascii="Arial" w:eastAsia="Arial" w:hAnsi="Arial" w:cs="Arial"/>
              </w:rPr>
              <w:t xml:space="preserve"> zum Austauschen und Kennenlernen. </w:t>
            </w:r>
            <w:r w:rsidR="70F8D217" w:rsidRPr="29F84FDA">
              <w:rPr>
                <w:rStyle w:val="normaltextrun"/>
                <w:rFonts w:ascii="Arial" w:eastAsia="Arial" w:hAnsi="Arial" w:cs="Arial"/>
              </w:rPr>
              <w:t xml:space="preserve">Hier können </w:t>
            </w:r>
            <w:r w:rsidRPr="29F84FDA">
              <w:rPr>
                <w:rStyle w:val="normaltextrun"/>
                <w:rFonts w:ascii="Arial" w:eastAsia="Arial" w:hAnsi="Arial" w:cs="Arial"/>
              </w:rPr>
              <w:t xml:space="preserve">sich Projekte, Organisationen und Angebote kurz vorstellen und mit den Teilnehmenden ins Gespräch kommen. </w:t>
            </w:r>
            <w:r w:rsidR="758B6E37" w:rsidRPr="29F84FDA">
              <w:rPr>
                <w:rStyle w:val="normaltextrun"/>
                <w:rFonts w:ascii="Arial" w:eastAsia="Arial" w:hAnsi="Arial" w:cs="Arial"/>
              </w:rPr>
              <w:t>Es geht dar</w:t>
            </w:r>
            <w:r w:rsidRPr="29F84FDA">
              <w:rPr>
                <w:rStyle w:val="normaltextrun"/>
                <w:rFonts w:ascii="Arial" w:eastAsia="Arial" w:hAnsi="Arial" w:cs="Arial"/>
              </w:rPr>
              <w:t>um</w:t>
            </w:r>
            <w:r w:rsidR="3B7378BA" w:rsidRPr="29F84FDA">
              <w:rPr>
                <w:rStyle w:val="normaltextrun"/>
                <w:rFonts w:ascii="Arial" w:eastAsia="Arial" w:hAnsi="Arial" w:cs="Arial"/>
              </w:rPr>
              <w:t>,</w:t>
            </w:r>
            <w:r w:rsidRPr="29F84FDA">
              <w:rPr>
                <w:rStyle w:val="normaltextrun"/>
                <w:rFonts w:ascii="Arial" w:eastAsia="Arial" w:hAnsi="Arial" w:cs="Arial"/>
              </w:rPr>
              <w:t xml:space="preserve"> Information</w:t>
            </w:r>
            <w:r w:rsidR="4AC03A92" w:rsidRPr="29F84FDA">
              <w:rPr>
                <w:rStyle w:val="normaltextrun"/>
                <w:rFonts w:ascii="Arial" w:eastAsia="Arial" w:hAnsi="Arial" w:cs="Arial"/>
              </w:rPr>
              <w:t xml:space="preserve"> zu teilen</w:t>
            </w:r>
            <w:r w:rsidRPr="29F84FDA">
              <w:rPr>
                <w:rStyle w:val="normaltextrun"/>
                <w:rFonts w:ascii="Arial" w:eastAsia="Arial" w:hAnsi="Arial" w:cs="Arial"/>
              </w:rPr>
              <w:t>,</w:t>
            </w:r>
            <w:r w:rsidR="18EB10B6" w:rsidRPr="29F84FDA">
              <w:rPr>
                <w:rStyle w:val="normaltextrun"/>
                <w:rFonts w:ascii="Arial" w:eastAsia="Arial" w:hAnsi="Arial" w:cs="Arial"/>
              </w:rPr>
              <w:t xml:space="preserve"> Kontakte zu knüpfen und praktische Beispiele kennenzulernen.</w:t>
            </w:r>
            <w:r w:rsidRPr="29F84FDA">
              <w:rPr>
                <w:rStyle w:val="normaltextrun"/>
                <w:rFonts w:ascii="Arial" w:eastAsia="Arial" w:hAnsi="Arial" w:cs="Arial"/>
              </w:rPr>
              <w:t xml:space="preserve"> </w:t>
            </w:r>
          </w:p>
        </w:tc>
      </w:tr>
      <w:tr w:rsidR="23C324CB" w14:paraId="4DDCD13E" w14:textId="77777777" w:rsidTr="393D84DE">
        <w:trPr>
          <w:trHeight w:val="300"/>
        </w:trPr>
        <w:tc>
          <w:tcPr>
            <w:tcW w:w="32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9F0D02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t>11.30 Titel</w:t>
            </w: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  <w:p w14:paraId="5F07B4C4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t>175 Zeichen inkl. Leerschläge</w:t>
            </w: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</w:tc>
        <w:tc>
          <w:tcPr>
            <w:tcW w:w="110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75639A" w14:textId="1964365B" w:rsidR="23C324CB" w:rsidRDefault="666BD1A8" w:rsidP="003F09E3">
            <w:pPr>
              <w:pStyle w:val="paragraph"/>
              <w:rPr>
                <w:rFonts w:ascii="aria" w:eastAsia="aria" w:hAnsi="aria" w:cs="aria"/>
                <w:lang w:val="de-DE"/>
              </w:rPr>
            </w:pPr>
            <w:r w:rsidRPr="29F84FDA">
              <w:rPr>
                <w:rStyle w:val="normaltextrun"/>
                <w:rFonts w:ascii="Arial" w:eastAsia="Arial" w:hAnsi="Arial" w:cs="Arial"/>
              </w:rPr>
              <w:t xml:space="preserve">Präsentation 3: </w:t>
            </w:r>
            <w:r w:rsidR="003F09E3">
              <w:rPr>
                <w:rStyle w:val="normaltextrun"/>
                <w:rFonts w:ascii="Arial" w:eastAsia="Arial" w:hAnsi="Arial" w:cs="Arial"/>
              </w:rPr>
              <w:br/>
            </w:r>
            <w:r w:rsidR="003F09E3" w:rsidRPr="3F73E100">
              <w:rPr>
                <w:rStyle w:val="normaltextrun"/>
                <w:rFonts w:ascii="Arial" w:eastAsia="Arial" w:hAnsi="Arial" w:cs="Arial"/>
              </w:rPr>
              <w:t>NAME</w:t>
            </w:r>
            <w:r w:rsidR="003F09E3">
              <w:rPr>
                <w:rStyle w:val="normaltextrun"/>
                <w:rFonts w:ascii="Arial" w:eastAsia="Arial" w:hAnsi="Arial" w:cs="Arial"/>
              </w:rPr>
              <w:t xml:space="preserve"> 1, Titel</w:t>
            </w:r>
            <w:r w:rsidR="003F09E3">
              <w:rPr>
                <w:rStyle w:val="normaltextrun"/>
                <w:rFonts w:ascii="Arial" w:eastAsia="Arial" w:hAnsi="Arial" w:cs="Arial"/>
              </w:rPr>
              <w:br/>
            </w:r>
            <w:r w:rsidR="003F09E3" w:rsidRPr="003F09E3">
              <w:rPr>
                <w:rStyle w:val="eop"/>
                <w:rFonts w:ascii="Arial" w:eastAsia="Arial" w:hAnsi="Arial" w:cs="Arial"/>
              </w:rPr>
              <w:t>NAME 2, Titel</w:t>
            </w:r>
          </w:p>
        </w:tc>
      </w:tr>
      <w:tr w:rsidR="23C324CB" w14:paraId="1D3895FD" w14:textId="77777777" w:rsidTr="393D84DE">
        <w:trPr>
          <w:trHeight w:val="300"/>
        </w:trPr>
        <w:tc>
          <w:tcPr>
            <w:tcW w:w="32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2DC206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t>11.50 Titel</w:t>
            </w: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  <w:p w14:paraId="501CD1D2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t>175 Zeichen inkl. Leerschläge</w:t>
            </w: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</w:tc>
        <w:tc>
          <w:tcPr>
            <w:tcW w:w="110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3A8236" w14:textId="5F137E65" w:rsidR="23C324CB" w:rsidRDefault="145029E6" w:rsidP="23C324CB">
            <w:pPr>
              <w:pStyle w:val="paragraph"/>
              <w:rPr>
                <w:rFonts w:ascii="aria" w:eastAsia="aria" w:hAnsi="aria" w:cs="aria"/>
                <w:lang w:val="de-DE"/>
              </w:rPr>
            </w:pPr>
            <w:r w:rsidRPr="29F84FDA">
              <w:rPr>
                <w:rStyle w:val="normaltextrun"/>
                <w:rFonts w:ascii="Arial" w:eastAsia="Arial" w:hAnsi="Arial" w:cs="Arial"/>
              </w:rPr>
              <w:t xml:space="preserve">Präsentation </w:t>
            </w:r>
            <w:r w:rsidR="238407C6" w:rsidRPr="29F84FDA">
              <w:rPr>
                <w:rStyle w:val="normaltextrun"/>
                <w:rFonts w:ascii="Arial" w:eastAsia="Arial" w:hAnsi="Arial" w:cs="Arial"/>
              </w:rPr>
              <w:t>4</w:t>
            </w:r>
            <w:r w:rsidRPr="29F84FDA">
              <w:rPr>
                <w:rStyle w:val="normaltextrun"/>
                <w:rFonts w:ascii="Arial" w:eastAsia="Arial" w:hAnsi="Arial" w:cs="Arial"/>
              </w:rPr>
              <w:t xml:space="preserve">: </w:t>
            </w:r>
            <w:r w:rsidR="003F09E3">
              <w:rPr>
                <w:rStyle w:val="normaltextrun"/>
                <w:rFonts w:ascii="Arial" w:eastAsia="Arial" w:hAnsi="Arial" w:cs="Arial"/>
              </w:rPr>
              <w:br/>
            </w:r>
            <w:r w:rsidR="003F09E3" w:rsidRPr="3F73E100">
              <w:rPr>
                <w:rStyle w:val="normaltextrun"/>
                <w:rFonts w:ascii="Arial" w:eastAsia="Arial" w:hAnsi="Arial" w:cs="Arial"/>
              </w:rPr>
              <w:t>NAME</w:t>
            </w:r>
            <w:r w:rsidR="003F09E3">
              <w:rPr>
                <w:rStyle w:val="normaltextrun"/>
                <w:rFonts w:ascii="Arial" w:eastAsia="Arial" w:hAnsi="Arial" w:cs="Arial"/>
              </w:rPr>
              <w:t xml:space="preserve"> 1, Titel</w:t>
            </w:r>
            <w:r w:rsidR="003F09E3">
              <w:rPr>
                <w:rStyle w:val="normaltextrun"/>
                <w:rFonts w:ascii="Arial" w:eastAsia="Arial" w:hAnsi="Arial" w:cs="Arial"/>
              </w:rPr>
              <w:br/>
            </w:r>
            <w:r w:rsidR="003F09E3" w:rsidRPr="003F09E3">
              <w:rPr>
                <w:rStyle w:val="eop"/>
                <w:rFonts w:ascii="Arial" w:eastAsia="Arial" w:hAnsi="Arial" w:cs="Arial"/>
              </w:rPr>
              <w:t>NAME 2, Titel</w:t>
            </w:r>
          </w:p>
        </w:tc>
      </w:tr>
      <w:tr w:rsidR="23C324CB" w14:paraId="34D52A8A" w14:textId="77777777" w:rsidTr="393D84DE">
        <w:trPr>
          <w:trHeight w:val="300"/>
        </w:trPr>
        <w:tc>
          <w:tcPr>
            <w:tcW w:w="32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2EE155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t>12.15 MITTAGSPAUSE</w:t>
            </w: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</w:tc>
        <w:tc>
          <w:tcPr>
            <w:tcW w:w="110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32D1EF" w14:textId="77777777" w:rsidR="23C324CB" w:rsidRDefault="23C324CB" w:rsidP="23C324CB">
            <w:pPr>
              <w:pStyle w:val="paragraph"/>
              <w:rPr>
                <w:rStyle w:val="eop"/>
                <w:rFonts w:ascii="aria" w:eastAsia="aria" w:hAnsi="aria" w:cs="aria"/>
              </w:rPr>
            </w:pPr>
            <w:r w:rsidRPr="23C324CB">
              <w:rPr>
                <w:rStyle w:val="eop"/>
                <w:rFonts w:ascii="aria" w:eastAsia="aria" w:hAnsi="aria" w:cs="aria"/>
              </w:rPr>
              <w:t> </w:t>
            </w:r>
          </w:p>
        </w:tc>
      </w:tr>
      <w:tr w:rsidR="23C324CB" w14:paraId="1DAA6588" w14:textId="77777777" w:rsidTr="393D84DE">
        <w:trPr>
          <w:trHeight w:val="300"/>
        </w:trPr>
        <w:tc>
          <w:tcPr>
            <w:tcW w:w="32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F179AC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t>PROGRAMM NACHMITTAG</w:t>
            </w: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</w:tc>
        <w:tc>
          <w:tcPr>
            <w:tcW w:w="110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E4C0CA" w14:textId="77777777" w:rsidR="23C324CB" w:rsidRDefault="23C324CB" w:rsidP="23C324CB">
            <w:pPr>
              <w:pStyle w:val="paragraph"/>
              <w:rPr>
                <w:rStyle w:val="eop"/>
                <w:rFonts w:ascii="aria" w:eastAsia="aria" w:hAnsi="aria" w:cs="aria"/>
              </w:rPr>
            </w:pPr>
            <w:r w:rsidRPr="23C324CB">
              <w:rPr>
                <w:rStyle w:val="eop"/>
                <w:rFonts w:ascii="aria" w:eastAsia="aria" w:hAnsi="aria" w:cs="aria"/>
              </w:rPr>
              <w:t> </w:t>
            </w:r>
          </w:p>
        </w:tc>
      </w:tr>
      <w:tr w:rsidR="23C324CB" w14:paraId="4DAC15A9" w14:textId="77777777" w:rsidTr="393D84DE">
        <w:trPr>
          <w:trHeight w:val="300"/>
        </w:trPr>
        <w:tc>
          <w:tcPr>
            <w:tcW w:w="32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F9423D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lastRenderedPageBreak/>
              <w:t>13.30 WORKSHOPS </w:t>
            </w: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  <w:p w14:paraId="2C4820C2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t>375 Zeichen inkl. Leerschläge</w:t>
            </w: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</w:tc>
        <w:tc>
          <w:tcPr>
            <w:tcW w:w="110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B8E43F" w14:textId="3FD27B65" w:rsidR="23C324CB" w:rsidRDefault="7EA1F55F" w:rsidP="4C44E92A">
            <w:pPr>
              <w:pStyle w:val="paragraph"/>
              <w:rPr>
                <w:rStyle w:val="normaltextrun"/>
                <w:rFonts w:ascii="Arial" w:eastAsia="Arial" w:hAnsi="Arial" w:cs="Arial"/>
              </w:rPr>
            </w:pPr>
            <w:r w:rsidRPr="4C44E92A">
              <w:rPr>
                <w:rStyle w:val="normaltextrun"/>
                <w:rFonts w:ascii="Arial" w:eastAsia="Arial" w:hAnsi="Arial" w:cs="Arial"/>
              </w:rPr>
              <w:t>In den Workshops setzt ein Input den Rahmen für den Austausch: Die Teilnehmenden reflektieren ihre Erfahrungen, entwickeln neue Ideen und diskutieren gemeinsam mögliche Lösungsansätze.</w:t>
            </w:r>
          </w:p>
          <w:p w14:paraId="31C6B2AC" w14:textId="18BA676E" w:rsidR="23C324CB" w:rsidRPr="00D3366C" w:rsidRDefault="23C324CB" w:rsidP="4C44E92A">
            <w:pPr>
              <w:pStyle w:val="paragraph"/>
              <w:rPr>
                <w:rStyle w:val="normaltextrun"/>
                <w:rFonts w:ascii="Arial" w:eastAsia="Arial" w:hAnsi="Arial" w:cs="Arial"/>
              </w:rPr>
            </w:pPr>
          </w:p>
        </w:tc>
      </w:tr>
      <w:tr w:rsidR="23C324CB" w14:paraId="6217CC47" w14:textId="77777777" w:rsidTr="393D84DE">
        <w:trPr>
          <w:trHeight w:val="300"/>
        </w:trPr>
        <w:tc>
          <w:tcPr>
            <w:tcW w:w="32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C2ED88" w14:textId="0BC39F3D" w:rsidR="23C324CB" w:rsidRDefault="1E1FCE24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3F73E100">
              <w:rPr>
                <w:rStyle w:val="normaltextrun"/>
                <w:rFonts w:ascii="Arial" w:eastAsia="Arial" w:hAnsi="Arial" w:cs="Arial"/>
              </w:rPr>
              <w:t xml:space="preserve">Workshop </w:t>
            </w:r>
            <w:r w:rsidR="16C08E98" w:rsidRPr="3F73E100">
              <w:rPr>
                <w:rStyle w:val="normaltextrun"/>
                <w:rFonts w:ascii="Arial" w:eastAsia="Arial" w:hAnsi="Arial" w:cs="Arial"/>
              </w:rPr>
              <w:t>A</w:t>
            </w:r>
          </w:p>
          <w:p w14:paraId="3AEE6AF1" w14:textId="5AEBEB81" w:rsidR="23C324CB" w:rsidRDefault="171EA929" w:rsidP="1298D333">
            <w:pPr>
              <w:pStyle w:val="paragraph"/>
              <w:rPr>
                <w:rStyle w:val="eop"/>
                <w:rFonts w:ascii="Arial" w:eastAsia="Arial" w:hAnsi="Arial" w:cs="Arial"/>
                <w:lang w:val="de-DE"/>
              </w:rPr>
            </w:pPr>
            <w:r w:rsidRPr="29F84FDA">
              <w:rPr>
                <w:rStyle w:val="normaltextrun"/>
                <w:rFonts w:ascii="Arial" w:eastAsia="Arial" w:hAnsi="Arial" w:cs="Arial"/>
              </w:rPr>
              <w:t>A</w:t>
            </w:r>
            <w:r w:rsidR="3D7AD19D" w:rsidRPr="29F84FDA">
              <w:rPr>
                <w:rStyle w:val="normaltextrun"/>
                <w:rFonts w:ascii="Arial" w:eastAsia="Arial" w:hAnsi="Arial" w:cs="Arial"/>
              </w:rPr>
              <w:t>RBEITSBIOGRAFIEN</w:t>
            </w:r>
            <w:r w:rsidRPr="29F84FDA">
              <w:rPr>
                <w:rStyle w:val="normaltextrun"/>
                <w:rFonts w:ascii="Arial" w:eastAsia="Arial" w:hAnsi="Arial" w:cs="Arial"/>
              </w:rPr>
              <w:t xml:space="preserve"> </w:t>
            </w:r>
            <w:r w:rsidR="7117A43E" w:rsidRPr="29F84FDA">
              <w:rPr>
                <w:rStyle w:val="normaltextrun"/>
                <w:rFonts w:ascii="Arial" w:eastAsia="Arial" w:hAnsi="Arial" w:cs="Arial"/>
              </w:rPr>
              <w:t>–</w:t>
            </w:r>
            <w:r w:rsidRPr="29F84FDA">
              <w:rPr>
                <w:rStyle w:val="normaltextrun"/>
                <w:rFonts w:ascii="Arial" w:eastAsia="Arial" w:hAnsi="Arial" w:cs="Arial"/>
              </w:rPr>
              <w:t xml:space="preserve"> </w:t>
            </w:r>
            <w:r w:rsidR="2F3A264C" w:rsidRPr="29F84FDA">
              <w:rPr>
                <w:rStyle w:val="eop"/>
                <w:rFonts w:ascii="Arial" w:eastAsia="Arial" w:hAnsi="Arial" w:cs="Arial"/>
                <w:lang w:val="de-DE"/>
              </w:rPr>
              <w:t>BOTSCHAFTER</w:t>
            </w:r>
            <w:r w:rsidR="609099BA" w:rsidRPr="29F84FDA">
              <w:rPr>
                <w:rStyle w:val="eop"/>
                <w:rFonts w:ascii="Arial" w:eastAsia="Arial" w:hAnsi="Arial" w:cs="Arial"/>
                <w:lang w:val="de-DE"/>
              </w:rPr>
              <w:t>*INNEN</w:t>
            </w:r>
            <w:r w:rsidR="2F3A264C" w:rsidRPr="29F84FDA">
              <w:rPr>
                <w:rStyle w:val="eop"/>
                <w:rFonts w:ascii="Arial" w:eastAsia="Arial" w:hAnsi="Arial" w:cs="Arial"/>
                <w:lang w:val="de-DE"/>
              </w:rPr>
              <w:t xml:space="preserve"> ERZÄHLEN</w:t>
            </w:r>
          </w:p>
          <w:p w14:paraId="24CF61E7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t>175 Zeichen inkl. Leerschläge</w:t>
            </w: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</w:tc>
        <w:tc>
          <w:tcPr>
            <w:tcW w:w="110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DFE758" w14:textId="33D9C927" w:rsidR="71DF58E5" w:rsidRDefault="44BBD756" w:rsidP="1298D333">
            <w:pPr>
              <w:pStyle w:val="paragraph"/>
              <w:rPr>
                <w:rStyle w:val="normaltextrun"/>
                <w:rFonts w:ascii="Arial" w:eastAsia="Arial" w:hAnsi="Arial" w:cs="Arial"/>
              </w:rPr>
            </w:pPr>
            <w:r w:rsidRPr="4A16064B">
              <w:rPr>
                <w:rStyle w:val="normaltextrun"/>
                <w:rFonts w:ascii="Arial" w:eastAsia="Arial" w:hAnsi="Arial" w:cs="Arial"/>
              </w:rPr>
              <w:t xml:space="preserve">Betroffene Personen erzählen: </w:t>
            </w:r>
            <w:r w:rsidR="648C57E4" w:rsidRPr="4A16064B">
              <w:rPr>
                <w:rStyle w:val="normaltextrun"/>
                <w:rFonts w:ascii="Arial" w:eastAsia="Arial" w:hAnsi="Arial" w:cs="Arial"/>
              </w:rPr>
              <w:t>In</w:t>
            </w:r>
            <w:r w:rsidR="361EF49D" w:rsidRPr="4A16064B">
              <w:rPr>
                <w:rStyle w:val="normaltextrun"/>
                <w:rFonts w:ascii="Arial" w:eastAsia="Arial" w:hAnsi="Arial" w:cs="Arial"/>
              </w:rPr>
              <w:t xml:space="preserve"> </w:t>
            </w:r>
            <w:r w:rsidR="23B055DB" w:rsidRPr="4A16064B">
              <w:rPr>
                <w:rStyle w:val="normaltextrun"/>
                <w:rFonts w:ascii="Arial" w:eastAsia="Arial" w:hAnsi="Arial" w:cs="Arial"/>
              </w:rPr>
              <w:t xml:space="preserve">welchen </w:t>
            </w:r>
            <w:r w:rsidR="41F0113F" w:rsidRPr="4A16064B">
              <w:rPr>
                <w:rStyle w:val="normaltextrun"/>
                <w:rFonts w:ascii="Arial" w:eastAsia="Arial" w:hAnsi="Arial" w:cs="Arial"/>
              </w:rPr>
              <w:t>S</w:t>
            </w:r>
            <w:r w:rsidR="23B055DB" w:rsidRPr="4A16064B">
              <w:rPr>
                <w:rStyle w:val="normaltextrun"/>
                <w:rFonts w:ascii="Arial" w:eastAsia="Arial" w:hAnsi="Arial" w:cs="Arial"/>
              </w:rPr>
              <w:t xml:space="preserve">ituationen </w:t>
            </w:r>
            <w:r w:rsidR="79E12F29" w:rsidRPr="4A16064B">
              <w:rPr>
                <w:rStyle w:val="normaltextrun"/>
                <w:rFonts w:ascii="Arial" w:eastAsia="Arial" w:hAnsi="Arial" w:cs="Arial"/>
              </w:rPr>
              <w:t xml:space="preserve">gab es grosse Veränderungen im Arbeitsleben? </w:t>
            </w:r>
            <w:r w:rsidR="23B055DB" w:rsidRPr="4A16064B">
              <w:rPr>
                <w:rStyle w:val="normaltextrun"/>
                <w:rFonts w:ascii="Arial" w:eastAsia="Arial" w:hAnsi="Arial" w:cs="Arial"/>
              </w:rPr>
              <w:t>Welche Unterstützung haben sie dabei erhalten?</w:t>
            </w:r>
          </w:p>
          <w:p w14:paraId="6D599CE0" w14:textId="3F756345" w:rsidR="71DF58E5" w:rsidRDefault="6574F2E9" w:rsidP="1298D333">
            <w:pPr>
              <w:pStyle w:val="paragraph"/>
              <w:rPr>
                <w:rStyle w:val="normaltextrun"/>
                <w:rFonts w:ascii="Arial" w:eastAsia="Arial" w:hAnsi="Arial" w:cs="Arial"/>
              </w:rPr>
            </w:pPr>
            <w:r w:rsidRPr="4A16064B">
              <w:rPr>
                <w:rStyle w:val="normaltextrun"/>
                <w:rFonts w:ascii="Arial" w:eastAsia="Arial" w:hAnsi="Arial" w:cs="Arial"/>
              </w:rPr>
              <w:t>Botschafter und Botschafterinnen für Grundkompetenzen</w:t>
            </w:r>
          </w:p>
          <w:p w14:paraId="2ECC8446" w14:textId="77777777" w:rsidR="23C324CB" w:rsidRDefault="23C324CB" w:rsidP="23C324CB">
            <w:pPr>
              <w:pStyle w:val="paragraph"/>
              <w:rPr>
                <w:rStyle w:val="eop"/>
                <w:rFonts w:ascii="aria" w:eastAsia="aria" w:hAnsi="aria" w:cs="aria"/>
              </w:rPr>
            </w:pPr>
            <w:r w:rsidRPr="23C324CB">
              <w:rPr>
                <w:rStyle w:val="eop"/>
                <w:rFonts w:ascii="aria" w:eastAsia="aria" w:hAnsi="aria" w:cs="aria"/>
              </w:rPr>
              <w:t> </w:t>
            </w:r>
          </w:p>
        </w:tc>
      </w:tr>
      <w:tr w:rsidR="23C324CB" w14:paraId="69BC0076" w14:textId="77777777" w:rsidTr="393D84DE">
        <w:trPr>
          <w:trHeight w:val="300"/>
        </w:trPr>
        <w:tc>
          <w:tcPr>
            <w:tcW w:w="32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DAF224" w14:textId="1ACDAB61" w:rsidR="23C324CB" w:rsidRDefault="4E1009DD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3F73E100">
              <w:rPr>
                <w:rStyle w:val="normaltextrun"/>
                <w:rFonts w:ascii="Arial" w:eastAsia="Arial" w:hAnsi="Arial" w:cs="Arial"/>
              </w:rPr>
              <w:t xml:space="preserve">Workshop </w:t>
            </w:r>
            <w:r w:rsidR="16C08E98" w:rsidRPr="3F73E100">
              <w:rPr>
                <w:rStyle w:val="normaltextrun"/>
                <w:rFonts w:ascii="Arial" w:eastAsia="Arial" w:hAnsi="Arial" w:cs="Arial"/>
              </w:rPr>
              <w:t>B  </w:t>
            </w:r>
            <w:r w:rsidR="16C08E98" w:rsidRPr="3F73E100">
              <w:rPr>
                <w:rStyle w:val="eop"/>
                <w:rFonts w:ascii="Arial" w:eastAsia="Arial" w:hAnsi="Arial" w:cs="Arial"/>
              </w:rPr>
              <w:t> </w:t>
            </w:r>
          </w:p>
          <w:p w14:paraId="1AC6944B" w14:textId="4B39AC03" w:rsidR="23C324CB" w:rsidRDefault="5E8CB67E" w:rsidP="4C44E92A">
            <w:pPr>
              <w:pStyle w:val="paragraph"/>
              <w:rPr>
                <w:rStyle w:val="normaltextrun"/>
                <w:rFonts w:ascii="Arial" w:eastAsia="Arial" w:hAnsi="Arial" w:cs="Arial"/>
                <w:lang w:val="de-DE"/>
              </w:rPr>
            </w:pPr>
            <w:r w:rsidRPr="29F84FDA">
              <w:rPr>
                <w:rStyle w:val="eop"/>
                <w:rFonts w:ascii="Arial" w:eastAsia="Arial" w:hAnsi="Arial" w:cs="Arial"/>
                <w:lang w:val="de-DE"/>
              </w:rPr>
              <w:t>Weiterbildung im Betrieb</w:t>
            </w:r>
            <w:r w:rsidR="0762CDA0" w:rsidRPr="29F84FDA">
              <w:rPr>
                <w:rStyle w:val="eop"/>
                <w:rFonts w:ascii="Arial" w:eastAsia="Arial" w:hAnsi="Arial" w:cs="Arial"/>
                <w:lang w:val="de-DE"/>
              </w:rPr>
              <w:t xml:space="preserve"> </w:t>
            </w:r>
            <w:r w:rsidR="0762CDA0" w:rsidRPr="29F84FDA">
              <w:rPr>
                <w:rStyle w:val="normaltextrun"/>
                <w:rFonts w:ascii="Arial" w:eastAsia="Arial" w:hAnsi="Arial" w:cs="Arial"/>
              </w:rPr>
              <w:t>–</w:t>
            </w:r>
            <w:r w:rsidRPr="29F84FDA">
              <w:rPr>
                <w:rStyle w:val="eop"/>
                <w:rFonts w:ascii="Arial" w:eastAsia="Arial" w:hAnsi="Arial" w:cs="Arial"/>
                <w:lang w:val="de-DE"/>
              </w:rPr>
              <w:t xml:space="preserve"> Beispiel</w:t>
            </w:r>
            <w:r w:rsidR="3C83CBE8" w:rsidRPr="29F84FDA">
              <w:rPr>
                <w:rStyle w:val="eop"/>
                <w:rFonts w:ascii="Arial" w:eastAsia="Arial" w:hAnsi="Arial" w:cs="Arial"/>
                <w:lang w:val="de-DE"/>
              </w:rPr>
              <w:t>e</w:t>
            </w:r>
            <w:r w:rsidRPr="29F84FDA">
              <w:rPr>
                <w:rStyle w:val="eop"/>
                <w:rFonts w:ascii="Arial" w:eastAsia="Arial" w:hAnsi="Arial" w:cs="Arial"/>
                <w:lang w:val="de-DE"/>
              </w:rPr>
              <w:t xml:space="preserve"> von </w:t>
            </w:r>
            <w:r w:rsidR="6D811913" w:rsidRPr="29F84FDA">
              <w:rPr>
                <w:b/>
                <w:bCs/>
                <w:color w:val="4E4E4C"/>
              </w:rPr>
              <w:t>«</w:t>
            </w:r>
            <w:r w:rsidR="6D811913" w:rsidRPr="29F84FDA">
              <w:rPr>
                <w:rStyle w:val="eop"/>
                <w:rFonts w:ascii="Arial" w:eastAsia="Arial" w:hAnsi="Arial" w:cs="Arial"/>
                <w:lang w:val="de-DE"/>
              </w:rPr>
              <w:t xml:space="preserve"> </w:t>
            </w:r>
            <w:r w:rsidR="7FDE5D58" w:rsidRPr="29F84FDA">
              <w:rPr>
                <w:rStyle w:val="eop"/>
                <w:rFonts w:ascii="Arial" w:eastAsia="Arial" w:hAnsi="Arial" w:cs="Arial"/>
                <w:lang w:val="de-DE"/>
              </w:rPr>
              <w:t>EINFACH BESSER</w:t>
            </w:r>
            <w:r w:rsidR="11B73497" w:rsidRPr="29F84FDA">
              <w:rPr>
                <w:rStyle w:val="eop"/>
                <w:rFonts w:ascii="Arial" w:eastAsia="Arial" w:hAnsi="Arial" w:cs="Arial"/>
                <w:lang w:val="de-DE"/>
              </w:rPr>
              <w:t>!</w:t>
            </w:r>
            <w:r w:rsidR="7FDE5D58" w:rsidRPr="29F84FDA">
              <w:rPr>
                <w:rStyle w:val="eop"/>
                <w:rFonts w:ascii="Arial" w:eastAsia="Arial" w:hAnsi="Arial" w:cs="Arial"/>
                <w:lang w:val="de-DE"/>
              </w:rPr>
              <w:t>... AM ARBEITSPLATZ</w:t>
            </w:r>
            <w:r w:rsidR="0AF519E1" w:rsidRPr="29F84FDA">
              <w:rPr>
                <w:b/>
                <w:bCs/>
                <w:color w:val="4E4E4C"/>
              </w:rPr>
              <w:t xml:space="preserve"> »</w:t>
            </w:r>
          </w:p>
          <w:p w14:paraId="6B38B384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t>175 Zeichen inkl. Leerschläge</w:t>
            </w: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</w:tc>
        <w:tc>
          <w:tcPr>
            <w:tcW w:w="110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DDB05D" w14:textId="384EB9BD" w:rsidR="210C8144" w:rsidRDefault="11E1B1BA" w:rsidP="4C44E92A">
            <w:pPr>
              <w:pStyle w:val="paragraph"/>
              <w:shd w:val="clear" w:color="auto" w:fill="FFFFFF" w:themeFill="background1"/>
              <w:spacing w:before="0" w:beforeAutospacing="0" w:after="0" w:afterAutospacing="0"/>
              <w:rPr>
                <w:rStyle w:val="normaltextrun"/>
                <w:rFonts w:ascii="Arial" w:eastAsia="Arial" w:hAnsi="Arial" w:cs="Arial"/>
              </w:rPr>
            </w:pPr>
            <w:r w:rsidRPr="29F84FDA">
              <w:rPr>
                <w:rStyle w:val="normaltextrun"/>
                <w:rFonts w:ascii="Arial" w:eastAsia="Arial" w:hAnsi="Arial" w:cs="Arial"/>
              </w:rPr>
              <w:t xml:space="preserve">Es werden </w:t>
            </w:r>
            <w:r w:rsidR="4F558F1D" w:rsidRPr="29F84FDA">
              <w:rPr>
                <w:rStyle w:val="normaltextrun"/>
                <w:rFonts w:ascii="Arial" w:eastAsia="Arial" w:hAnsi="Arial" w:cs="Arial"/>
              </w:rPr>
              <w:t xml:space="preserve">Beispiele von </w:t>
            </w:r>
            <w:r w:rsidR="009D0BA4" w:rsidRPr="29F84FDA">
              <w:rPr>
                <w:b/>
                <w:bCs/>
                <w:color w:val="4E4E4C"/>
              </w:rPr>
              <w:t>«</w:t>
            </w:r>
            <w:r w:rsidR="009D0BA4" w:rsidRPr="29F84FDA">
              <w:rPr>
                <w:rStyle w:val="normaltextrun"/>
                <w:rFonts w:ascii="Arial" w:eastAsia="Arial" w:hAnsi="Arial" w:cs="Arial"/>
              </w:rPr>
              <w:t xml:space="preserve"> Einfach besser!</w:t>
            </w:r>
            <w:r w:rsidR="4F558F1D" w:rsidRPr="29F84FDA">
              <w:rPr>
                <w:rStyle w:val="normaltextrun"/>
                <w:rFonts w:ascii="Arial" w:eastAsia="Arial" w:hAnsi="Arial" w:cs="Arial"/>
              </w:rPr>
              <w:t>... am Arbeitsplatz</w:t>
            </w:r>
            <w:r w:rsidR="2CB9A0B8" w:rsidRPr="29F84FDA">
              <w:rPr>
                <w:b/>
                <w:bCs/>
                <w:color w:val="4E4E4C"/>
              </w:rPr>
              <w:t xml:space="preserve"> » </w:t>
            </w:r>
            <w:r w:rsidR="4F558F1D" w:rsidRPr="29F84FDA">
              <w:rPr>
                <w:rStyle w:val="normaltextrun"/>
                <w:rFonts w:ascii="Arial" w:eastAsia="Arial" w:hAnsi="Arial" w:cs="Arial"/>
              </w:rPr>
              <w:t>gezeigt</w:t>
            </w:r>
            <w:r w:rsidR="2D73A734" w:rsidRPr="29F84FDA">
              <w:rPr>
                <w:rStyle w:val="normaltextrun"/>
                <w:rFonts w:ascii="Arial" w:eastAsia="Arial" w:hAnsi="Arial" w:cs="Arial"/>
              </w:rPr>
              <w:t>.</w:t>
            </w:r>
            <w:r w:rsidR="4F558F1D" w:rsidRPr="29F84FDA">
              <w:rPr>
                <w:rStyle w:val="normaltextrun"/>
                <w:rFonts w:ascii="Arial" w:eastAsia="Arial" w:hAnsi="Arial" w:cs="Arial"/>
              </w:rPr>
              <w:t xml:space="preserve"> </w:t>
            </w:r>
            <w:r w:rsidR="01D7259D" w:rsidRPr="29F84FDA">
              <w:rPr>
                <w:rStyle w:val="normaltextrun"/>
                <w:rFonts w:ascii="Arial" w:eastAsia="Arial" w:hAnsi="Arial" w:cs="Arial"/>
              </w:rPr>
              <w:t>Dabei</w:t>
            </w:r>
            <w:r w:rsidR="4F558F1D" w:rsidRPr="29F84FDA">
              <w:rPr>
                <w:rStyle w:val="normaltextrun"/>
                <w:rFonts w:ascii="Arial" w:eastAsia="Arial" w:hAnsi="Arial" w:cs="Arial"/>
              </w:rPr>
              <w:t xml:space="preserve"> wird die Frage diskutiert</w:t>
            </w:r>
            <w:r w:rsidR="7365047F" w:rsidRPr="29F84FDA">
              <w:rPr>
                <w:rStyle w:val="normaltextrun"/>
                <w:rFonts w:ascii="Arial" w:eastAsia="Arial" w:hAnsi="Arial" w:cs="Arial"/>
              </w:rPr>
              <w:t>:</w:t>
            </w:r>
            <w:r w:rsidR="4F558F1D" w:rsidRPr="29F84FDA">
              <w:rPr>
                <w:rStyle w:val="normaltextrun"/>
                <w:rFonts w:ascii="Arial" w:eastAsia="Arial" w:hAnsi="Arial" w:cs="Arial"/>
              </w:rPr>
              <w:t xml:space="preserve"> </w:t>
            </w:r>
            <w:r w:rsidR="3FAA6CCF" w:rsidRPr="29F84FDA">
              <w:rPr>
                <w:rStyle w:val="normaltextrun"/>
                <w:rFonts w:ascii="Arial" w:eastAsia="Arial" w:hAnsi="Arial" w:cs="Arial"/>
              </w:rPr>
              <w:t>W</w:t>
            </w:r>
            <w:r w:rsidR="4F558F1D" w:rsidRPr="29F84FDA">
              <w:rPr>
                <w:rStyle w:val="normaltextrun"/>
                <w:rFonts w:ascii="Arial" w:eastAsia="Arial" w:hAnsi="Arial" w:cs="Arial"/>
              </w:rPr>
              <w:t xml:space="preserve">ie </w:t>
            </w:r>
            <w:r w:rsidR="27259FD5" w:rsidRPr="29F84FDA">
              <w:rPr>
                <w:rStyle w:val="normaltextrun"/>
                <w:rFonts w:ascii="Arial" w:eastAsia="Arial" w:hAnsi="Arial" w:cs="Arial"/>
              </w:rPr>
              <w:t xml:space="preserve">kann </w:t>
            </w:r>
            <w:r w:rsidR="4F558F1D" w:rsidRPr="29F84FDA">
              <w:rPr>
                <w:rStyle w:val="normaltextrun"/>
                <w:rFonts w:ascii="Arial" w:eastAsia="Arial" w:hAnsi="Arial" w:cs="Arial"/>
              </w:rPr>
              <w:t xml:space="preserve">das Zusammenspiel von Institutionen, Betrieben und Bildungsanbietern so gestaltet werden, dass es Menschen beim </w:t>
            </w:r>
            <w:r w:rsidR="6ED4E9F0" w:rsidRPr="29F84FDA">
              <w:rPr>
                <w:rStyle w:val="normaltextrun"/>
                <w:rFonts w:ascii="Arial" w:eastAsia="Arial" w:hAnsi="Arial" w:cs="Arial"/>
              </w:rPr>
              <w:t>Wiedere</w:t>
            </w:r>
            <w:r w:rsidR="4F558F1D" w:rsidRPr="29F84FDA">
              <w:rPr>
                <w:rStyle w:val="normaltextrun"/>
                <w:rFonts w:ascii="Arial" w:eastAsia="Arial" w:hAnsi="Arial" w:cs="Arial"/>
              </w:rPr>
              <w:t>instieg</w:t>
            </w:r>
            <w:r w:rsidR="23BF81E1" w:rsidRPr="29F84FDA">
              <w:rPr>
                <w:rStyle w:val="normaltextrun"/>
                <w:rFonts w:ascii="Arial" w:eastAsia="Arial" w:hAnsi="Arial" w:cs="Arial"/>
              </w:rPr>
              <w:t xml:space="preserve"> oder der Entwicklung</w:t>
            </w:r>
            <w:r w:rsidR="4F558F1D" w:rsidRPr="29F84FDA">
              <w:rPr>
                <w:rStyle w:val="normaltextrun"/>
                <w:rFonts w:ascii="Arial" w:eastAsia="Arial" w:hAnsi="Arial" w:cs="Arial"/>
              </w:rPr>
              <w:t xml:space="preserve"> in </w:t>
            </w:r>
            <w:r w:rsidR="3E192E0E" w:rsidRPr="29F84FDA">
              <w:rPr>
                <w:rStyle w:val="normaltextrun"/>
                <w:rFonts w:ascii="Arial" w:eastAsia="Arial" w:hAnsi="Arial" w:cs="Arial"/>
              </w:rPr>
              <w:t>d</w:t>
            </w:r>
            <w:r w:rsidR="50BDCDFC" w:rsidRPr="29F84FDA">
              <w:rPr>
                <w:rStyle w:val="normaltextrun"/>
                <w:rFonts w:ascii="Arial" w:eastAsia="Arial" w:hAnsi="Arial" w:cs="Arial"/>
              </w:rPr>
              <w:t>er</w:t>
            </w:r>
            <w:r w:rsidR="3E192E0E" w:rsidRPr="29F84FDA">
              <w:rPr>
                <w:rStyle w:val="normaltextrun"/>
                <w:rFonts w:ascii="Arial" w:eastAsia="Arial" w:hAnsi="Arial" w:cs="Arial"/>
              </w:rPr>
              <w:t xml:space="preserve"> </w:t>
            </w:r>
            <w:r w:rsidR="4F558F1D" w:rsidRPr="29F84FDA">
              <w:rPr>
                <w:rStyle w:val="normaltextrun"/>
                <w:rFonts w:ascii="Arial" w:eastAsia="Arial" w:hAnsi="Arial" w:cs="Arial"/>
              </w:rPr>
              <w:t>Arbeit unterstützt</w:t>
            </w:r>
            <w:r w:rsidR="75F7DF37" w:rsidRPr="29F84FDA">
              <w:rPr>
                <w:rStyle w:val="normaltextrun"/>
                <w:rFonts w:ascii="Arial" w:eastAsia="Arial" w:hAnsi="Arial" w:cs="Arial"/>
              </w:rPr>
              <w:t>?</w:t>
            </w:r>
          </w:p>
          <w:p w14:paraId="37FA5D24" w14:textId="250EFB5E" w:rsidR="29F84FDA" w:rsidRDefault="29F84FDA" w:rsidP="29F84FDA">
            <w:pPr>
              <w:pStyle w:val="paragraph"/>
              <w:shd w:val="clear" w:color="auto" w:fill="FFFFFF" w:themeFill="background1"/>
              <w:spacing w:before="0" w:beforeAutospacing="0" w:after="0" w:afterAutospacing="0"/>
              <w:rPr>
                <w:rStyle w:val="normaltextrun"/>
                <w:rFonts w:ascii="Arial" w:eastAsia="Arial" w:hAnsi="Arial" w:cs="Arial"/>
              </w:rPr>
            </w:pPr>
          </w:p>
          <w:p w14:paraId="6AAED9BE" w14:textId="37BD6916" w:rsidR="2EAF46E6" w:rsidRDefault="2EAF46E6" w:rsidP="29F84FDA">
            <w:pPr>
              <w:pStyle w:val="paragraph"/>
              <w:shd w:val="clear" w:color="auto" w:fill="FFFFFF" w:themeFill="background1"/>
              <w:spacing w:before="0" w:beforeAutospacing="0" w:after="0" w:afterAutospacing="0"/>
              <w:rPr>
                <w:rStyle w:val="normaltextrun"/>
                <w:rFonts w:ascii="Arial" w:eastAsia="Arial" w:hAnsi="Arial" w:cs="Arial"/>
              </w:rPr>
            </w:pPr>
            <w:r w:rsidRPr="29F84FDA">
              <w:rPr>
                <w:rStyle w:val="normaltextrun"/>
                <w:rFonts w:ascii="Arial" w:eastAsia="Arial" w:hAnsi="Arial" w:cs="Arial"/>
              </w:rPr>
              <w:t>Irene Pfyl Werlen, Geschäftsleitung, BiNE Bildungsnetzwerk Seetal</w:t>
            </w:r>
          </w:p>
          <w:p w14:paraId="052D5506" w14:textId="392A612B" w:rsidR="4DB19177" w:rsidRDefault="4DB19177" w:rsidP="29F84FDA">
            <w:pPr>
              <w:pStyle w:val="paragraph"/>
              <w:shd w:val="clear" w:color="auto" w:fill="FFFFFF" w:themeFill="background1"/>
              <w:spacing w:before="0" w:beforeAutospacing="0" w:after="0" w:afterAutospacing="0"/>
              <w:rPr>
                <w:rStyle w:val="normaltextrun"/>
                <w:rFonts w:ascii="Arial" w:eastAsia="Arial" w:hAnsi="Arial" w:cs="Arial"/>
              </w:rPr>
            </w:pPr>
            <w:r w:rsidRPr="29F84FDA">
              <w:rPr>
                <w:rStyle w:val="normaltextrun"/>
                <w:rFonts w:ascii="Arial" w:eastAsia="Arial" w:hAnsi="Arial" w:cs="Arial"/>
              </w:rPr>
              <w:t>Gudrun Link, Programmverantwortliche Grundkompetenzen, XUND Bildungszentrum Luzern</w:t>
            </w:r>
          </w:p>
          <w:p w14:paraId="5A644ECE" w14:textId="77777777" w:rsidR="23C324CB" w:rsidRDefault="23C324CB" w:rsidP="23C324CB">
            <w:pPr>
              <w:pStyle w:val="paragraph"/>
              <w:rPr>
                <w:rStyle w:val="eop"/>
                <w:rFonts w:ascii="aria" w:eastAsia="aria" w:hAnsi="aria" w:cs="aria"/>
              </w:rPr>
            </w:pPr>
            <w:r w:rsidRPr="23C324CB">
              <w:rPr>
                <w:rStyle w:val="eop"/>
                <w:rFonts w:ascii="aria" w:eastAsia="aria" w:hAnsi="aria" w:cs="aria"/>
              </w:rPr>
              <w:t> </w:t>
            </w:r>
          </w:p>
        </w:tc>
      </w:tr>
      <w:tr w:rsidR="23C324CB" w:rsidRPr="001F7E92" w14:paraId="188977A4" w14:textId="77777777" w:rsidTr="393D84DE">
        <w:trPr>
          <w:trHeight w:val="300"/>
        </w:trPr>
        <w:tc>
          <w:tcPr>
            <w:tcW w:w="32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080F3B" w14:textId="2B9DCAE4" w:rsidR="23C324CB" w:rsidRDefault="377471FD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4A16064B">
              <w:rPr>
                <w:rStyle w:val="normaltextrun"/>
                <w:rFonts w:ascii="Arial" w:eastAsia="Arial" w:hAnsi="Arial" w:cs="Arial"/>
              </w:rPr>
              <w:t xml:space="preserve">Workshop </w:t>
            </w:r>
            <w:r w:rsidR="5D343CB0" w:rsidRPr="4A16064B">
              <w:rPr>
                <w:rStyle w:val="normaltextrun"/>
                <w:rFonts w:ascii="Arial" w:eastAsia="Arial" w:hAnsi="Arial" w:cs="Arial"/>
              </w:rPr>
              <w:t>C</w:t>
            </w:r>
            <w:r w:rsidR="5D343CB0" w:rsidRPr="4A16064B">
              <w:rPr>
                <w:rStyle w:val="eop"/>
                <w:rFonts w:ascii="Arial" w:eastAsia="Arial" w:hAnsi="Arial" w:cs="Arial"/>
              </w:rPr>
              <w:t> </w:t>
            </w:r>
          </w:p>
          <w:p w14:paraId="48DB3C33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  <w:p w14:paraId="4EDEBD0A" w14:textId="22AAEE94" w:rsidR="23C324CB" w:rsidRDefault="5EBEEFDF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4A16064B">
              <w:rPr>
                <w:rStyle w:val="normaltextrun"/>
                <w:rFonts w:ascii="Arial" w:eastAsia="Arial" w:hAnsi="Arial" w:cs="Arial"/>
              </w:rPr>
              <w:t>ARBEIT UND UNTERSTÜTZUNG – </w:t>
            </w:r>
            <w:r w:rsidR="110298A5" w:rsidRPr="4A16064B">
              <w:rPr>
                <w:rStyle w:val="eop"/>
                <w:rFonts w:ascii="Arial" w:eastAsia="Arial" w:hAnsi="Arial" w:cs="Arial"/>
              </w:rPr>
              <w:t xml:space="preserve"> TOOLBOX QUALITÄT </w:t>
            </w:r>
          </w:p>
          <w:p w14:paraId="39E645AD" w14:textId="77777777" w:rsidR="23C324CB" w:rsidRDefault="107A5896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4A16064B">
              <w:rPr>
                <w:rStyle w:val="normaltextrun"/>
                <w:rFonts w:ascii="Arial" w:eastAsia="Arial" w:hAnsi="Arial" w:cs="Arial"/>
              </w:rPr>
              <w:t>175 Zeichen inkl. Leerschläge</w:t>
            </w:r>
            <w:r w:rsidRPr="4A16064B">
              <w:rPr>
                <w:rStyle w:val="eop"/>
                <w:rFonts w:ascii="Arial" w:eastAsia="Arial" w:hAnsi="Arial" w:cs="Arial"/>
              </w:rPr>
              <w:t> </w:t>
            </w:r>
          </w:p>
        </w:tc>
        <w:tc>
          <w:tcPr>
            <w:tcW w:w="110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59096E" w14:textId="6721E164" w:rsidR="2BF5C7FD" w:rsidRDefault="2C9F86F4" w:rsidP="1298D333">
            <w:pPr>
              <w:pStyle w:val="paragraph"/>
              <w:rPr>
                <w:rStyle w:val="normaltextrun"/>
                <w:rFonts w:ascii="Arial" w:eastAsia="Arial" w:hAnsi="Arial" w:cs="Arial"/>
              </w:rPr>
            </w:pPr>
            <w:r w:rsidRPr="4A16064B">
              <w:rPr>
                <w:rStyle w:val="normaltextrun"/>
                <w:rFonts w:ascii="Arial" w:eastAsia="Arial" w:hAnsi="Arial" w:cs="Arial"/>
              </w:rPr>
              <w:t xml:space="preserve">Gemeinsam wird </w:t>
            </w:r>
            <w:r w:rsidR="28FB9466" w:rsidRPr="4A16064B">
              <w:rPr>
                <w:rStyle w:val="normaltextrun"/>
                <w:rFonts w:ascii="Arial" w:eastAsia="Arial" w:hAnsi="Arial" w:cs="Arial"/>
              </w:rPr>
              <w:t>diskutiert</w:t>
            </w:r>
            <w:r w:rsidR="3DD116AD" w:rsidRPr="4A16064B">
              <w:rPr>
                <w:rStyle w:val="normaltextrun"/>
                <w:rFonts w:ascii="Arial" w:eastAsia="Arial" w:hAnsi="Arial" w:cs="Arial"/>
              </w:rPr>
              <w:t>:</w:t>
            </w:r>
            <w:r w:rsidRPr="4A16064B">
              <w:rPr>
                <w:rStyle w:val="normaltextrun"/>
                <w:rFonts w:ascii="Arial" w:eastAsia="Arial" w:hAnsi="Arial" w:cs="Arial"/>
              </w:rPr>
              <w:t xml:space="preserve"> </w:t>
            </w:r>
            <w:r w:rsidR="7393F458" w:rsidRPr="4A16064B">
              <w:rPr>
                <w:rStyle w:val="normaltextrun"/>
                <w:rFonts w:ascii="Arial" w:eastAsia="Arial" w:hAnsi="Arial" w:cs="Arial"/>
              </w:rPr>
              <w:t>W</w:t>
            </w:r>
            <w:r w:rsidR="0AF42633" w:rsidRPr="4A16064B">
              <w:rPr>
                <w:rStyle w:val="normaltextrun"/>
                <w:rFonts w:ascii="Arial" w:eastAsia="Arial" w:hAnsi="Arial" w:cs="Arial"/>
              </w:rPr>
              <w:t xml:space="preserve">ie </w:t>
            </w:r>
            <w:r w:rsidR="094E60D7" w:rsidRPr="4A16064B">
              <w:rPr>
                <w:rStyle w:val="normaltextrun"/>
                <w:rFonts w:ascii="Arial" w:eastAsia="Arial" w:hAnsi="Arial" w:cs="Arial"/>
              </w:rPr>
              <w:t xml:space="preserve">können </w:t>
            </w:r>
            <w:r w:rsidR="0AF42633" w:rsidRPr="4A16064B">
              <w:rPr>
                <w:rStyle w:val="normaltextrun"/>
                <w:rFonts w:ascii="Arial" w:eastAsia="Arial" w:hAnsi="Arial" w:cs="Arial"/>
              </w:rPr>
              <w:t xml:space="preserve">Unterstützungsangebote besser </w:t>
            </w:r>
            <w:r w:rsidR="210A8E6D" w:rsidRPr="4A16064B">
              <w:rPr>
                <w:rStyle w:val="normaltextrun"/>
                <w:rFonts w:ascii="Arial" w:eastAsia="Arial" w:hAnsi="Arial" w:cs="Arial"/>
              </w:rPr>
              <w:t xml:space="preserve">zusammenarbeiten? </w:t>
            </w:r>
            <w:r w:rsidR="50C0D551" w:rsidRPr="4A16064B">
              <w:rPr>
                <w:rStyle w:val="normaltextrun"/>
                <w:rFonts w:ascii="Arial" w:eastAsia="Arial" w:hAnsi="Arial" w:cs="Arial"/>
              </w:rPr>
              <w:t>W</w:t>
            </w:r>
            <w:r w:rsidR="0AF42633" w:rsidRPr="4A16064B">
              <w:rPr>
                <w:rStyle w:val="normaltextrun"/>
                <w:rFonts w:ascii="Arial" w:eastAsia="Arial" w:hAnsi="Arial" w:cs="Arial"/>
              </w:rPr>
              <w:t xml:space="preserve">elche </w:t>
            </w:r>
            <w:r w:rsidR="7870F8ED" w:rsidRPr="4A16064B">
              <w:rPr>
                <w:rStyle w:val="normaltextrun"/>
                <w:rFonts w:ascii="Arial" w:eastAsia="Arial" w:hAnsi="Arial" w:cs="Arial"/>
              </w:rPr>
              <w:t>B</w:t>
            </w:r>
            <w:r w:rsidR="0AF42633" w:rsidRPr="4A16064B">
              <w:rPr>
                <w:rStyle w:val="normaltextrun"/>
                <w:rFonts w:ascii="Arial" w:eastAsia="Arial" w:hAnsi="Arial" w:cs="Arial"/>
              </w:rPr>
              <w:t xml:space="preserve">edingungen </w:t>
            </w:r>
            <w:r w:rsidR="5731811A" w:rsidRPr="4A16064B">
              <w:rPr>
                <w:rStyle w:val="normaltextrun"/>
                <w:rFonts w:ascii="Arial" w:eastAsia="Arial" w:hAnsi="Arial" w:cs="Arial"/>
              </w:rPr>
              <w:t>und</w:t>
            </w:r>
            <w:r w:rsidR="66EE8AEE" w:rsidRPr="4A16064B">
              <w:rPr>
                <w:rStyle w:val="normaltextrun"/>
                <w:rFonts w:ascii="Arial" w:eastAsia="Arial" w:hAnsi="Arial" w:cs="Arial"/>
              </w:rPr>
              <w:t xml:space="preserve"> </w:t>
            </w:r>
            <w:r w:rsidR="0AF42633" w:rsidRPr="4A16064B">
              <w:rPr>
                <w:rStyle w:val="normaltextrun"/>
                <w:rFonts w:ascii="Arial" w:eastAsia="Arial" w:hAnsi="Arial" w:cs="Arial"/>
              </w:rPr>
              <w:t xml:space="preserve">Zusammenarbeit </w:t>
            </w:r>
            <w:r w:rsidR="157BED07" w:rsidRPr="4A16064B">
              <w:rPr>
                <w:rStyle w:val="normaltextrun"/>
                <w:rFonts w:ascii="Arial" w:eastAsia="Arial" w:hAnsi="Arial" w:cs="Arial"/>
              </w:rPr>
              <w:t xml:space="preserve">sind </w:t>
            </w:r>
            <w:r w:rsidR="0AF42633" w:rsidRPr="4A16064B">
              <w:rPr>
                <w:rStyle w:val="normaltextrun"/>
                <w:rFonts w:ascii="Arial" w:eastAsia="Arial" w:hAnsi="Arial" w:cs="Arial"/>
              </w:rPr>
              <w:t xml:space="preserve">nötig, damit </w:t>
            </w:r>
            <w:r w:rsidR="73AB8C6D" w:rsidRPr="4A16064B">
              <w:rPr>
                <w:rStyle w:val="normaltextrun"/>
                <w:rFonts w:ascii="Arial" w:eastAsia="Arial" w:hAnsi="Arial" w:cs="Arial"/>
              </w:rPr>
              <w:t xml:space="preserve">Menschen Arbeit finden, wieder einsteigen und </w:t>
            </w:r>
            <w:r w:rsidR="1C07E4FF" w:rsidRPr="4A16064B">
              <w:rPr>
                <w:rStyle w:val="normaltextrun"/>
                <w:rFonts w:ascii="Arial" w:eastAsia="Arial" w:hAnsi="Arial" w:cs="Arial"/>
              </w:rPr>
              <w:t>Grundkompetenzen lernen können?</w:t>
            </w:r>
          </w:p>
          <w:p w14:paraId="32AD2209" w14:textId="0AF6986B" w:rsidR="0937CDF2" w:rsidRDefault="0937CDF2" w:rsidP="29F84FDA">
            <w:pPr>
              <w:pStyle w:val="paragraph"/>
              <w:rPr>
                <w:rStyle w:val="normaltextrun"/>
                <w:rFonts w:ascii="Arial" w:eastAsia="Arial" w:hAnsi="Arial" w:cs="Arial"/>
              </w:rPr>
            </w:pPr>
            <w:r w:rsidRPr="29F84FDA">
              <w:rPr>
                <w:rStyle w:val="normaltextrun"/>
                <w:rFonts w:ascii="Arial" w:eastAsia="Arial" w:hAnsi="Arial" w:cs="Arial"/>
              </w:rPr>
              <w:t>Priska Widmer, Stv. Leiterin des Ressorts Weiterbildung, Projektverantwortliche, SBFI</w:t>
            </w:r>
          </w:p>
          <w:p w14:paraId="734841DD" w14:textId="3D281643" w:rsidR="23C324CB" w:rsidRDefault="2F70DE18" w:rsidP="29F84FDA">
            <w:pPr>
              <w:pStyle w:val="paragraph"/>
              <w:rPr>
                <w:rStyle w:val="normaltextrun"/>
                <w:rFonts w:ascii="Arial" w:eastAsia="Arial" w:hAnsi="Arial" w:cs="Arial"/>
              </w:rPr>
            </w:pPr>
            <w:r w:rsidRPr="29F84FDA">
              <w:rPr>
                <w:rStyle w:val="normaltextrun"/>
                <w:rFonts w:ascii="Arial" w:eastAsia="Arial" w:hAnsi="Arial" w:cs="Arial"/>
              </w:rPr>
              <w:t>Thomas Fuhrimann, Stv. Leiter Sektion Berufliche Integration, SEM</w:t>
            </w:r>
          </w:p>
          <w:p w14:paraId="6A337895" w14:textId="5F034D2D" w:rsidR="23C324CB" w:rsidRPr="00A82DBC" w:rsidRDefault="23C324CB" w:rsidP="001F7E92">
            <w:pPr>
              <w:pStyle w:val="paragraph"/>
              <w:rPr>
                <w:rStyle w:val="eop"/>
                <w:rFonts w:ascii="aria" w:eastAsia="aria" w:hAnsi="aria" w:cs="aria"/>
              </w:rPr>
            </w:pPr>
          </w:p>
        </w:tc>
      </w:tr>
      <w:tr w:rsidR="23C324CB" w14:paraId="359FCCB4" w14:textId="77777777" w:rsidTr="393D84DE">
        <w:trPr>
          <w:trHeight w:val="300"/>
        </w:trPr>
        <w:tc>
          <w:tcPr>
            <w:tcW w:w="32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6AB355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lastRenderedPageBreak/>
              <w:t>14.45 PAUSE</w:t>
            </w: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</w:tc>
        <w:tc>
          <w:tcPr>
            <w:tcW w:w="110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799828" w14:textId="77777777" w:rsidR="23C324CB" w:rsidRDefault="23C324CB" w:rsidP="23C324CB">
            <w:pPr>
              <w:pStyle w:val="paragraph"/>
              <w:rPr>
                <w:rStyle w:val="eop"/>
                <w:rFonts w:ascii="aria" w:eastAsia="aria" w:hAnsi="aria" w:cs="aria"/>
              </w:rPr>
            </w:pPr>
            <w:r w:rsidRPr="23C324CB">
              <w:rPr>
                <w:rStyle w:val="eop"/>
                <w:rFonts w:ascii="aria" w:eastAsia="aria" w:hAnsi="aria" w:cs="aria"/>
              </w:rPr>
              <w:t> </w:t>
            </w:r>
          </w:p>
        </w:tc>
      </w:tr>
      <w:tr w:rsidR="23C324CB" w14:paraId="36C56119" w14:textId="77777777" w:rsidTr="393D84DE">
        <w:trPr>
          <w:trHeight w:val="300"/>
        </w:trPr>
        <w:tc>
          <w:tcPr>
            <w:tcW w:w="32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1FA7E5" w14:textId="70836802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  <w:lang w:val="de-DE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t>15:15 WIEDEROLUNG DER WORKSHOPS</w:t>
            </w:r>
          </w:p>
        </w:tc>
        <w:tc>
          <w:tcPr>
            <w:tcW w:w="110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42FB3E" w14:textId="35FC8DD8" w:rsidR="10C8716A" w:rsidRDefault="10C8716A" w:rsidP="1298D333">
            <w:pPr>
              <w:pStyle w:val="paragraph"/>
              <w:rPr>
                <w:rStyle w:val="normaltextrun"/>
                <w:rFonts w:ascii="Arial" w:eastAsia="Arial" w:hAnsi="Arial" w:cs="Arial"/>
              </w:rPr>
            </w:pPr>
            <w:commentRangeStart w:id="1"/>
            <w:commentRangeStart w:id="2"/>
            <w:commentRangeStart w:id="3"/>
            <w:r w:rsidRPr="1298D333">
              <w:rPr>
                <w:rStyle w:val="normaltextrun"/>
                <w:rFonts w:ascii="Arial" w:eastAsia="Arial" w:hAnsi="Arial" w:cs="Arial"/>
              </w:rPr>
              <w:t>Insgesamt können zwei von drei Ateliers (pro Sprache) besucht werden.</w:t>
            </w:r>
          </w:p>
          <w:p w14:paraId="54F20B31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eop"/>
                <w:rFonts w:ascii="Arial" w:eastAsia="Arial" w:hAnsi="Arial" w:cs="Arial"/>
              </w:rPr>
              <w:t> </w:t>
            </w:r>
            <w:commentRangeEnd w:id="1"/>
            <w:r w:rsidR="009502E9">
              <w:rPr>
                <w:rStyle w:val="Kommentarzeichen"/>
                <w:rFonts w:ascii="Arial" w:eastAsia="Arial" w:hAnsi="Arial" w:cs="Arial"/>
                <w:sz w:val="24"/>
                <w:szCs w:val="24"/>
              </w:rPr>
              <w:commentReference w:id="1"/>
            </w:r>
            <w:commentRangeEnd w:id="2"/>
            <w:r>
              <w:rPr>
                <w:rStyle w:val="Kommentarzeichen"/>
                <w:rFonts w:ascii="Arial" w:eastAsia="Arial" w:hAnsi="Arial" w:cs="Arial"/>
                <w:sz w:val="24"/>
                <w:szCs w:val="24"/>
              </w:rPr>
              <w:commentReference w:id="2"/>
            </w:r>
            <w:commentRangeEnd w:id="3"/>
            <w:r w:rsidR="001F7E92">
              <w:rPr>
                <w:rStyle w:val="Kommentarzeichen"/>
                <w:rFonts w:ascii="Arial" w:eastAsia="Arial" w:hAnsi="Arial" w:cs="Arial"/>
                <w:sz w:val="24"/>
                <w:szCs w:val="24"/>
              </w:rPr>
              <w:commentReference w:id="3"/>
            </w:r>
          </w:p>
        </w:tc>
      </w:tr>
      <w:tr w:rsidR="23C324CB" w14:paraId="6BF59C1D" w14:textId="77777777" w:rsidTr="393D84DE">
        <w:trPr>
          <w:trHeight w:val="300"/>
        </w:trPr>
        <w:tc>
          <w:tcPr>
            <w:tcW w:w="32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AA465E" w14:textId="18FF5ADE" w:rsidR="23C324CB" w:rsidRDefault="16C08E98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3F73E100">
              <w:rPr>
                <w:rStyle w:val="normaltextrun"/>
                <w:rFonts w:ascii="Arial" w:eastAsia="Arial" w:hAnsi="Arial" w:cs="Arial"/>
              </w:rPr>
              <w:t xml:space="preserve">16.30 </w:t>
            </w:r>
            <w:r w:rsidR="752C8287" w:rsidRPr="3F73E100">
              <w:rPr>
                <w:rStyle w:val="normaltextrun"/>
                <w:rFonts w:ascii="Arial" w:eastAsia="Arial" w:hAnsi="Arial" w:cs="Arial"/>
              </w:rPr>
              <w:t>FAZIT&amp;</w:t>
            </w:r>
            <w:r w:rsidRPr="3F73E100">
              <w:rPr>
                <w:rStyle w:val="normaltextrun"/>
                <w:rFonts w:ascii="Arial" w:eastAsia="Arial" w:hAnsi="Arial" w:cs="Arial"/>
              </w:rPr>
              <w:t>VERABSCHIEDUNG</w:t>
            </w:r>
            <w:r w:rsidRPr="3F73E100">
              <w:rPr>
                <w:rStyle w:val="eop"/>
                <w:rFonts w:ascii="Arial" w:eastAsia="Arial" w:hAnsi="Arial" w:cs="Arial"/>
              </w:rPr>
              <w:t> </w:t>
            </w:r>
          </w:p>
        </w:tc>
        <w:tc>
          <w:tcPr>
            <w:tcW w:w="110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7C5643" w14:textId="77777777" w:rsidR="23C324CB" w:rsidRDefault="23C324CB" w:rsidP="23C324CB">
            <w:pPr>
              <w:pStyle w:val="paragraph"/>
              <w:rPr>
                <w:rStyle w:val="eop"/>
                <w:rFonts w:ascii="Arial" w:eastAsia="Arial" w:hAnsi="Arial" w:cs="Arial"/>
              </w:rPr>
            </w:pPr>
            <w:r w:rsidRPr="23C324CB">
              <w:rPr>
                <w:rStyle w:val="normaltextrun"/>
                <w:rFonts w:ascii="Arial" w:eastAsia="Arial" w:hAnsi="Arial" w:cs="Arial"/>
              </w:rPr>
              <w:t>Christian Maag, Geschäftsführer, DVLS</w:t>
            </w:r>
            <w:r w:rsidRPr="23C324CB">
              <w:rPr>
                <w:rStyle w:val="eop"/>
                <w:rFonts w:ascii="Arial" w:eastAsia="Arial" w:hAnsi="Arial" w:cs="Arial"/>
              </w:rPr>
              <w:t> </w:t>
            </w:r>
          </w:p>
        </w:tc>
      </w:tr>
      <w:tr w:rsidR="23C324CB" w14:paraId="66A40927" w14:textId="77777777" w:rsidTr="393D84DE">
        <w:trPr>
          <w:trHeight w:val="300"/>
        </w:trPr>
        <w:tc>
          <w:tcPr>
            <w:tcW w:w="32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63E452" w14:textId="77777777" w:rsidR="23C324CB" w:rsidRDefault="23C324CB" w:rsidP="23C324CB">
            <w:pPr>
              <w:pStyle w:val="paragraph"/>
            </w:pPr>
            <w:r w:rsidRPr="23C324CB">
              <w:rPr>
                <w:rStyle w:val="normaltextrun"/>
                <w:rFonts w:ascii="Aptos" w:hAnsi="Aptos"/>
              </w:rPr>
              <w:t>16.45 APÉRO</w:t>
            </w:r>
            <w:r w:rsidRPr="23C324CB">
              <w:rPr>
                <w:rStyle w:val="eop"/>
                <w:rFonts w:ascii="Aptos" w:hAnsi="Aptos"/>
              </w:rPr>
              <w:t> </w:t>
            </w:r>
          </w:p>
        </w:tc>
        <w:tc>
          <w:tcPr>
            <w:tcW w:w="1105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24146B" w14:textId="77777777" w:rsidR="23C324CB" w:rsidRDefault="23C324CB" w:rsidP="23C324CB">
            <w:pPr>
              <w:pStyle w:val="paragraph"/>
            </w:pPr>
            <w:r w:rsidRPr="23C324CB">
              <w:rPr>
                <w:rStyle w:val="eop"/>
                <w:rFonts w:ascii="Aptos" w:hAnsi="Aptos"/>
              </w:rPr>
              <w:t> </w:t>
            </w:r>
          </w:p>
        </w:tc>
      </w:tr>
    </w:tbl>
    <w:p w14:paraId="0B19CC24" w14:textId="77777777" w:rsidR="23C324CB" w:rsidRDefault="23C324CB" w:rsidP="23C324CB">
      <w:pPr>
        <w:rPr>
          <w:rFonts w:eastAsia="Arial" w:cs="Arial"/>
          <w:sz w:val="48"/>
          <w:szCs w:val="48"/>
        </w:rPr>
      </w:pPr>
    </w:p>
    <w:p w14:paraId="578D46F9" w14:textId="13A937EB" w:rsidR="23C324CB" w:rsidRDefault="23C324CB" w:rsidP="23C324CB">
      <w:pPr>
        <w:pStyle w:val="berschrift1"/>
        <w:rPr>
          <w:rFonts w:ascii="Arial" w:eastAsia="Arial" w:hAnsi="Arial" w:cs="Arial"/>
          <w:lang w:val="fr-CH"/>
        </w:rPr>
      </w:pPr>
    </w:p>
    <w:sectPr w:rsidR="23C324CB" w:rsidSect="001C0534">
      <w:headerReference w:type="default" r:id="rId15"/>
      <w:footerReference w:type="default" r:id="rId16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lexandra Walpen" w:date="2026-05-26T14:32:00Z" w:initials="AW">
    <w:p w14:paraId="3AD0A533" w14:textId="77777777" w:rsidR="009502E9" w:rsidRDefault="009502E9" w:rsidP="009502E9">
      <w:pPr>
        <w:pStyle w:val="Kommentartext"/>
      </w:pPr>
      <w:r>
        <w:rPr>
          <w:rStyle w:val="Kommentarzeichen"/>
        </w:rPr>
        <w:annotationRef/>
      </w:r>
      <w:r>
        <w:t xml:space="preserve">Die drei Workshops werden ein zweites Mal durchgeführt. Dadurch können insgesamt zwei von drei Workshops (pro Sprache) besucht werden. </w:t>
      </w:r>
    </w:p>
  </w:comment>
  <w:comment w:id="2" w:author="Alexandra Walpen" w:date="2026-05-26T14:34:00Z" w:initials="AW">
    <w:p w14:paraId="3EEBCE21" w14:textId="77777777" w:rsidR="007C694D" w:rsidRDefault="008658E3" w:rsidP="007C694D">
      <w:pPr>
        <w:pStyle w:val="Kommentartext"/>
      </w:pPr>
      <w:r>
        <w:rPr>
          <w:rStyle w:val="Kommentarzeichen"/>
        </w:rPr>
        <w:annotationRef/>
      </w:r>
      <w:r w:rsidR="007C694D">
        <w:t>Pro Sprache notwendig? Effektiv können ja diese auch gewechselt werden… Problem bei der Anmeldung: 6 Workshops zur Auswahl,  oder nur 3 Workshops - dann gibt aber die gewählte Sprache der Webseitenanzeige den Workshop vor. Würde das Handling vereinfachen.</w:t>
      </w:r>
    </w:p>
  </w:comment>
  <w:comment w:id="3" w:author="Jana Wälchli" w:date="2026-05-27T08:32:00Z" w:initials="JW">
    <w:p w14:paraId="45EAECAB" w14:textId="77777777" w:rsidR="001F7E92" w:rsidRDefault="001F7E92" w:rsidP="001F7E92">
      <w:pPr>
        <w:pStyle w:val="Kommentartext"/>
      </w:pPr>
      <w:r>
        <w:rPr>
          <w:rStyle w:val="Kommentarzeichen"/>
        </w:rPr>
        <w:annotationRef/>
      </w:r>
      <w:r>
        <w:t>Laut Eugen ist es einfacher, wenn alle 6 Workshops in DE und FR angezeigt werden zur Anmeldung. Die FR aber konsequent auf FR ausgeschrieben und DE konsequent auf DE ausgeschrieben, egal in welcher Sprache die Seite geladen wird.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D0A533" w15:done="0"/>
  <w15:commentEx w15:paraId="3EEBCE21" w15:paraIdParent="3AD0A533" w15:done="0"/>
  <w15:commentEx w15:paraId="45EAECAB" w15:paraIdParent="3AD0A5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FF886D" w16cex:dateUtc="2026-05-26T12:32:00Z"/>
  <w16cex:commentExtensible w16cex:durableId="3B540CCC" w16cex:dateUtc="2026-05-26T12:34:00Z"/>
  <w16cex:commentExtensible w16cex:durableId="16EC1240" w16cex:dateUtc="2026-05-27T06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D0A533" w16cid:durableId="3EFF886D"/>
  <w16cid:commentId w16cid:paraId="3EEBCE21" w16cid:durableId="3B540CCC"/>
  <w16cid:commentId w16cid:paraId="45EAECAB" w16cid:durableId="16EC124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85B92" w14:textId="77777777" w:rsidR="008446EF" w:rsidRDefault="008446EF" w:rsidP="0055193C">
      <w:r>
        <w:separator/>
      </w:r>
    </w:p>
  </w:endnote>
  <w:endnote w:type="continuationSeparator" w:id="0">
    <w:p w14:paraId="6A981419" w14:textId="77777777" w:rsidR="008446EF" w:rsidRDefault="008446EF" w:rsidP="0055193C">
      <w:r>
        <w:continuationSeparator/>
      </w:r>
    </w:p>
  </w:endnote>
  <w:endnote w:type="continuationNotice" w:id="1">
    <w:p w14:paraId="4F0F2C13" w14:textId="77777777" w:rsidR="008446EF" w:rsidRDefault="008446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4228950"/>
      <w:docPartObj>
        <w:docPartGallery w:val="Page Numbers (Bottom of Page)"/>
        <w:docPartUnique/>
      </w:docPartObj>
    </w:sdtPr>
    <w:sdtEndPr>
      <w:rPr>
        <w:rFonts w:cs="Arial"/>
      </w:rPr>
    </w:sdtEndPr>
    <w:sdtContent>
      <w:p w14:paraId="1CDE9344" w14:textId="42BAE070" w:rsidR="0028362E" w:rsidRPr="00192F80" w:rsidRDefault="0028362E">
        <w:pPr>
          <w:pStyle w:val="Fuzeile"/>
          <w:jc w:val="right"/>
          <w:rPr>
            <w:rFonts w:cs="Arial"/>
          </w:rPr>
        </w:pPr>
        <w:r w:rsidRPr="00192F80">
          <w:rPr>
            <w:rFonts w:cs="Arial"/>
          </w:rPr>
          <w:fldChar w:fldCharType="begin"/>
        </w:r>
        <w:r w:rsidRPr="00192F80">
          <w:rPr>
            <w:rFonts w:cs="Arial"/>
          </w:rPr>
          <w:instrText>PAGE   \* MERGEFORMAT</w:instrText>
        </w:r>
        <w:r w:rsidRPr="00192F80">
          <w:rPr>
            <w:rFonts w:cs="Arial"/>
          </w:rPr>
          <w:fldChar w:fldCharType="separate"/>
        </w:r>
        <w:r w:rsidR="00153B58" w:rsidRPr="00153B58">
          <w:rPr>
            <w:rFonts w:cs="Arial"/>
            <w:noProof/>
            <w:lang w:val="de-DE"/>
          </w:rPr>
          <w:t>13</w:t>
        </w:r>
        <w:r w:rsidRPr="00192F80">
          <w:rPr>
            <w:rFonts w:cs="Arial"/>
          </w:rPr>
          <w:fldChar w:fldCharType="end"/>
        </w:r>
      </w:p>
    </w:sdtContent>
  </w:sdt>
  <w:p w14:paraId="21C462C9" w14:textId="77777777" w:rsidR="0028362E" w:rsidRDefault="0028362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B2628" w14:textId="77777777" w:rsidR="008446EF" w:rsidRDefault="008446EF" w:rsidP="0055193C">
      <w:r>
        <w:separator/>
      </w:r>
    </w:p>
  </w:footnote>
  <w:footnote w:type="continuationSeparator" w:id="0">
    <w:p w14:paraId="5CF9E214" w14:textId="77777777" w:rsidR="008446EF" w:rsidRDefault="008446EF" w:rsidP="0055193C">
      <w:r>
        <w:continuationSeparator/>
      </w:r>
    </w:p>
  </w:footnote>
  <w:footnote w:type="continuationNotice" w:id="1">
    <w:p w14:paraId="67372065" w14:textId="77777777" w:rsidR="008446EF" w:rsidRDefault="008446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01DFF" w14:textId="4CDA135F" w:rsidR="0028362E" w:rsidRDefault="00FC3C8A">
    <w:pPr>
      <w:pStyle w:val="Kopfzeile"/>
    </w:pPr>
    <w:r w:rsidRPr="00FA1598">
      <w:rPr>
        <w:noProof/>
      </w:rPr>
      <w:drawing>
        <wp:anchor distT="0" distB="0" distL="114300" distR="114300" simplePos="0" relativeHeight="251658240" behindDoc="1" locked="1" layoutInCell="1" allowOverlap="1" wp14:anchorId="652606DD" wp14:editId="6E2E8B06">
          <wp:simplePos x="0" y="0"/>
          <wp:positionH relativeFrom="column">
            <wp:posOffset>-156845</wp:posOffset>
          </wp:positionH>
          <wp:positionV relativeFrom="paragraph">
            <wp:posOffset>-229870</wp:posOffset>
          </wp:positionV>
          <wp:extent cx="2519680" cy="654685"/>
          <wp:effectExtent l="0" t="0" r="0" b="5715"/>
          <wp:wrapTight wrapText="bothSides">
            <wp:wrapPolygon edited="0">
              <wp:start x="0" y="0"/>
              <wp:lineTo x="0" y="21370"/>
              <wp:lineTo x="21448" y="21370"/>
              <wp:lineTo x="21448" y="0"/>
              <wp:lineTo x="0" y="0"/>
            </wp:wrapPolygon>
          </wp:wrapTight>
          <wp:docPr id="1780403429" name="Image 5" descr="Une image contenant texte&#10;&#10;Description générée automatiquemen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Une image contenant texte&#10;&#10;Description générée automatiquement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9680" cy="654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43B4"/>
    <w:multiLevelType w:val="hybridMultilevel"/>
    <w:tmpl w:val="0C42B3BE"/>
    <w:lvl w:ilvl="0" w:tplc="1B726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E43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D6D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0A67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726E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7E2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3E8E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C480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8AC6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FC23A"/>
    <w:multiLevelType w:val="hybridMultilevel"/>
    <w:tmpl w:val="16DAF7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4A50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431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109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08AA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A31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2664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476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468F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BBF3F"/>
    <w:multiLevelType w:val="hybridMultilevel"/>
    <w:tmpl w:val="C5D0654C"/>
    <w:lvl w:ilvl="0" w:tplc="9A0AE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1EC2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4446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96EB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9CE3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7AB4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62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F6B3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40B4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6D10F"/>
    <w:multiLevelType w:val="hybridMultilevel"/>
    <w:tmpl w:val="BE5A2AA4"/>
    <w:lvl w:ilvl="0" w:tplc="4BCC47C8">
      <w:start w:val="1"/>
      <w:numFmt w:val="decimal"/>
      <w:lvlText w:val="%1."/>
      <w:lvlJc w:val="left"/>
      <w:pPr>
        <w:ind w:left="720" w:hanging="360"/>
      </w:pPr>
    </w:lvl>
    <w:lvl w:ilvl="1" w:tplc="4016D972">
      <w:start w:val="1"/>
      <w:numFmt w:val="lowerLetter"/>
      <w:lvlText w:val="%2."/>
      <w:lvlJc w:val="left"/>
      <w:pPr>
        <w:ind w:left="1440" w:hanging="360"/>
      </w:pPr>
    </w:lvl>
    <w:lvl w:ilvl="2" w:tplc="8E0873F0">
      <w:start w:val="1"/>
      <w:numFmt w:val="lowerRoman"/>
      <w:lvlText w:val="%3."/>
      <w:lvlJc w:val="right"/>
      <w:pPr>
        <w:ind w:left="2160" w:hanging="180"/>
      </w:pPr>
    </w:lvl>
    <w:lvl w:ilvl="3" w:tplc="1924EE76">
      <w:start w:val="1"/>
      <w:numFmt w:val="decimal"/>
      <w:lvlText w:val="%4."/>
      <w:lvlJc w:val="left"/>
      <w:pPr>
        <w:ind w:left="2880" w:hanging="360"/>
      </w:pPr>
    </w:lvl>
    <w:lvl w:ilvl="4" w:tplc="BFFCCC52">
      <w:start w:val="1"/>
      <w:numFmt w:val="lowerLetter"/>
      <w:lvlText w:val="%5."/>
      <w:lvlJc w:val="left"/>
      <w:pPr>
        <w:ind w:left="3600" w:hanging="360"/>
      </w:pPr>
    </w:lvl>
    <w:lvl w:ilvl="5" w:tplc="03F0629A">
      <w:start w:val="1"/>
      <w:numFmt w:val="lowerRoman"/>
      <w:lvlText w:val="%6."/>
      <w:lvlJc w:val="right"/>
      <w:pPr>
        <w:ind w:left="4320" w:hanging="180"/>
      </w:pPr>
    </w:lvl>
    <w:lvl w:ilvl="6" w:tplc="43F6AB2A">
      <w:start w:val="1"/>
      <w:numFmt w:val="decimal"/>
      <w:lvlText w:val="%7."/>
      <w:lvlJc w:val="left"/>
      <w:pPr>
        <w:ind w:left="5040" w:hanging="360"/>
      </w:pPr>
    </w:lvl>
    <w:lvl w:ilvl="7" w:tplc="F30A68F4">
      <w:start w:val="1"/>
      <w:numFmt w:val="lowerLetter"/>
      <w:lvlText w:val="%8."/>
      <w:lvlJc w:val="left"/>
      <w:pPr>
        <w:ind w:left="5760" w:hanging="360"/>
      </w:pPr>
    </w:lvl>
    <w:lvl w:ilvl="8" w:tplc="C5F851B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1E637"/>
    <w:multiLevelType w:val="hybridMultilevel"/>
    <w:tmpl w:val="C7CA2DAC"/>
    <w:lvl w:ilvl="0" w:tplc="9EDCF5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1A55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68B7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D674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3A01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48FC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B41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7C4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266A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00683"/>
    <w:multiLevelType w:val="hybridMultilevel"/>
    <w:tmpl w:val="9E104446"/>
    <w:lvl w:ilvl="0" w:tplc="AEF2EB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5A8A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40B4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CEFF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B079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F297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F4A8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ED9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3E7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B9B84"/>
    <w:multiLevelType w:val="hybridMultilevel"/>
    <w:tmpl w:val="2280D198"/>
    <w:lvl w:ilvl="0" w:tplc="AFFA9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3A26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D21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56D0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184A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F093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C0BA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05C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90F1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F1CA5"/>
    <w:multiLevelType w:val="hybridMultilevel"/>
    <w:tmpl w:val="F5A8F54E"/>
    <w:lvl w:ilvl="0" w:tplc="38243E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27696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71A4F5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438945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C2E8E6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B087F1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D329C0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890BA2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BE426A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DE51F16"/>
    <w:multiLevelType w:val="hybridMultilevel"/>
    <w:tmpl w:val="47B422E2"/>
    <w:lvl w:ilvl="0" w:tplc="85A822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74C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F6DB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BEE9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225D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0AB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C85C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4A8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E0DC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80ABA"/>
    <w:multiLevelType w:val="hybridMultilevel"/>
    <w:tmpl w:val="29EA5398"/>
    <w:lvl w:ilvl="0" w:tplc="3E1C0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F020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D097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8082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2C08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0FC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4F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C265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40A2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B04B23"/>
    <w:multiLevelType w:val="multilevel"/>
    <w:tmpl w:val="69EC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11753"/>
    <w:multiLevelType w:val="hybridMultilevel"/>
    <w:tmpl w:val="EF6EDB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2F9FAF"/>
    <w:multiLevelType w:val="hybridMultilevel"/>
    <w:tmpl w:val="EFA67960"/>
    <w:lvl w:ilvl="0" w:tplc="F7422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1A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72E1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9AD0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8EBB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B6F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A0DF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069A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C4A1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3E06D1"/>
    <w:multiLevelType w:val="hybridMultilevel"/>
    <w:tmpl w:val="FFF86182"/>
    <w:lvl w:ilvl="0" w:tplc="50041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0C57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028C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42C8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3CC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2432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142A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668B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D84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119140">
    <w:abstractNumId w:val="9"/>
  </w:num>
  <w:num w:numId="2" w16cid:durableId="99182902">
    <w:abstractNumId w:val="3"/>
  </w:num>
  <w:num w:numId="3" w16cid:durableId="266735019">
    <w:abstractNumId w:val="2"/>
  </w:num>
  <w:num w:numId="4" w16cid:durableId="746193228">
    <w:abstractNumId w:val="7"/>
  </w:num>
  <w:num w:numId="5" w16cid:durableId="1471634632">
    <w:abstractNumId w:val="8"/>
  </w:num>
  <w:num w:numId="6" w16cid:durableId="1115907577">
    <w:abstractNumId w:val="0"/>
  </w:num>
  <w:num w:numId="7" w16cid:durableId="913974821">
    <w:abstractNumId w:val="13"/>
  </w:num>
  <w:num w:numId="8" w16cid:durableId="250892480">
    <w:abstractNumId w:val="12"/>
  </w:num>
  <w:num w:numId="9" w16cid:durableId="587158377">
    <w:abstractNumId w:val="5"/>
  </w:num>
  <w:num w:numId="10" w16cid:durableId="40633941">
    <w:abstractNumId w:val="4"/>
  </w:num>
  <w:num w:numId="11" w16cid:durableId="639774044">
    <w:abstractNumId w:val="6"/>
  </w:num>
  <w:num w:numId="12" w16cid:durableId="1913271067">
    <w:abstractNumId w:val="1"/>
  </w:num>
  <w:num w:numId="13" w16cid:durableId="1604418673">
    <w:abstractNumId w:val="11"/>
  </w:num>
  <w:num w:numId="14" w16cid:durableId="673919268">
    <w:abstractNumId w:val="10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ian Maag">
    <w15:presenceInfo w15:providerId="AD" w15:userId="S::christian.maag@polsan.ch::7c67ff66-0ba6-43de-b99c-500f12c93bec"/>
  </w15:person>
  <w15:person w15:author="Alexandra Walpen">
    <w15:presenceInfo w15:providerId="AD" w15:userId="S::Alexandra.Walpen@polsan.ch::86493918-90a1-4fb6-85b1-2e16f9bda5bc"/>
  </w15:person>
  <w15:person w15:author="Jana Wälchli">
    <w15:presenceInfo w15:providerId="AD" w15:userId="S::Jana.Waelchli@polsan.ch::6062de74-cce2-4997-b22c-bbc3bc4d282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fr-FR" w:vendorID="64" w:dllVersion="0" w:nlCheck="1" w:checkStyle="0"/>
  <w:activeWritingStyle w:appName="MSWord" w:lang="de-CH" w:vendorID="64" w:dllVersion="0" w:nlCheck="1" w:checkStyle="0"/>
  <w:activeWritingStyle w:appName="MSWord" w:lang="de-DE" w:vendorID="64" w:dllVersion="0" w:nlCheck="1" w:checkStyle="0"/>
  <w:activeWritingStyle w:appName="MSWord" w:lang="fr-CH" w:vendorID="64" w:dllVersion="0" w:nlCheck="1" w:checkStyle="0"/>
  <w:activeWritingStyle w:appName="MSWord" w:lang="it-IT" w:vendorID="64" w:dllVersion="0" w:nlCheck="1" w:checkStyle="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93C"/>
    <w:rsid w:val="00000690"/>
    <w:rsid w:val="00005931"/>
    <w:rsid w:val="0000797C"/>
    <w:rsid w:val="00007F90"/>
    <w:rsid w:val="0001156E"/>
    <w:rsid w:val="00012C45"/>
    <w:rsid w:val="0001308F"/>
    <w:rsid w:val="00013B1C"/>
    <w:rsid w:val="00014177"/>
    <w:rsid w:val="00015D5F"/>
    <w:rsid w:val="00020023"/>
    <w:rsid w:val="00025433"/>
    <w:rsid w:val="00025704"/>
    <w:rsid w:val="0002581C"/>
    <w:rsid w:val="00025D25"/>
    <w:rsid w:val="00026571"/>
    <w:rsid w:val="00026CCB"/>
    <w:rsid w:val="0002719E"/>
    <w:rsid w:val="000318EE"/>
    <w:rsid w:val="0003202E"/>
    <w:rsid w:val="00033134"/>
    <w:rsid w:val="000334A8"/>
    <w:rsid w:val="00033B85"/>
    <w:rsid w:val="000348C5"/>
    <w:rsid w:val="000360C2"/>
    <w:rsid w:val="00036BDA"/>
    <w:rsid w:val="00042C1D"/>
    <w:rsid w:val="000462F2"/>
    <w:rsid w:val="00046BCE"/>
    <w:rsid w:val="0005283C"/>
    <w:rsid w:val="00052AF0"/>
    <w:rsid w:val="000557F1"/>
    <w:rsid w:val="000566EE"/>
    <w:rsid w:val="00066C48"/>
    <w:rsid w:val="00067A15"/>
    <w:rsid w:val="000706C0"/>
    <w:rsid w:val="000728E7"/>
    <w:rsid w:val="0007329A"/>
    <w:rsid w:val="00073CBC"/>
    <w:rsid w:val="0007479D"/>
    <w:rsid w:val="000759BA"/>
    <w:rsid w:val="000775D7"/>
    <w:rsid w:val="00081696"/>
    <w:rsid w:val="00081C51"/>
    <w:rsid w:val="00081EDB"/>
    <w:rsid w:val="000839B8"/>
    <w:rsid w:val="00087431"/>
    <w:rsid w:val="00087D60"/>
    <w:rsid w:val="00087F66"/>
    <w:rsid w:val="00090258"/>
    <w:rsid w:val="00091F1A"/>
    <w:rsid w:val="0009360E"/>
    <w:rsid w:val="000958C2"/>
    <w:rsid w:val="000A135A"/>
    <w:rsid w:val="000A3AA7"/>
    <w:rsid w:val="000A3F7E"/>
    <w:rsid w:val="000A6399"/>
    <w:rsid w:val="000A7992"/>
    <w:rsid w:val="000B22D4"/>
    <w:rsid w:val="000B2F2D"/>
    <w:rsid w:val="000B443F"/>
    <w:rsid w:val="000B766B"/>
    <w:rsid w:val="000C07DA"/>
    <w:rsid w:val="000C20B9"/>
    <w:rsid w:val="000C4759"/>
    <w:rsid w:val="000C49E3"/>
    <w:rsid w:val="000D1E7E"/>
    <w:rsid w:val="000D2217"/>
    <w:rsid w:val="000D5598"/>
    <w:rsid w:val="000D69CE"/>
    <w:rsid w:val="000E0561"/>
    <w:rsid w:val="000E1B5E"/>
    <w:rsid w:val="000E2C61"/>
    <w:rsid w:val="000E54E5"/>
    <w:rsid w:val="000E594A"/>
    <w:rsid w:val="000E6041"/>
    <w:rsid w:val="000E7DE7"/>
    <w:rsid w:val="000F31CE"/>
    <w:rsid w:val="000F378E"/>
    <w:rsid w:val="000F51E1"/>
    <w:rsid w:val="000F5454"/>
    <w:rsid w:val="000F567F"/>
    <w:rsid w:val="000F5E99"/>
    <w:rsid w:val="000F6F13"/>
    <w:rsid w:val="000F78A9"/>
    <w:rsid w:val="00102313"/>
    <w:rsid w:val="0010242C"/>
    <w:rsid w:val="00103DF2"/>
    <w:rsid w:val="00103FB0"/>
    <w:rsid w:val="001044C8"/>
    <w:rsid w:val="001056A9"/>
    <w:rsid w:val="001068D4"/>
    <w:rsid w:val="0010769E"/>
    <w:rsid w:val="00112A9A"/>
    <w:rsid w:val="00112E31"/>
    <w:rsid w:val="001143B8"/>
    <w:rsid w:val="00116F4B"/>
    <w:rsid w:val="001177D7"/>
    <w:rsid w:val="001204BE"/>
    <w:rsid w:val="001205FE"/>
    <w:rsid w:val="00120F9F"/>
    <w:rsid w:val="00121EF3"/>
    <w:rsid w:val="001229DC"/>
    <w:rsid w:val="00123055"/>
    <w:rsid w:val="00123AD6"/>
    <w:rsid w:val="00125918"/>
    <w:rsid w:val="00131971"/>
    <w:rsid w:val="001319B2"/>
    <w:rsid w:val="001333CE"/>
    <w:rsid w:val="00133E3E"/>
    <w:rsid w:val="00136B0B"/>
    <w:rsid w:val="001375DD"/>
    <w:rsid w:val="001408F8"/>
    <w:rsid w:val="00140E99"/>
    <w:rsid w:val="00145B82"/>
    <w:rsid w:val="00146568"/>
    <w:rsid w:val="00147577"/>
    <w:rsid w:val="0014C7EC"/>
    <w:rsid w:val="0015190B"/>
    <w:rsid w:val="0015351E"/>
    <w:rsid w:val="001538E9"/>
    <w:rsid w:val="00153B58"/>
    <w:rsid w:val="00154446"/>
    <w:rsid w:val="001551F4"/>
    <w:rsid w:val="00156543"/>
    <w:rsid w:val="0015655E"/>
    <w:rsid w:val="001573AF"/>
    <w:rsid w:val="001575DD"/>
    <w:rsid w:val="00157749"/>
    <w:rsid w:val="001611C0"/>
    <w:rsid w:val="001612EB"/>
    <w:rsid w:val="00162F46"/>
    <w:rsid w:val="00165117"/>
    <w:rsid w:val="00170642"/>
    <w:rsid w:val="00174144"/>
    <w:rsid w:val="00175A44"/>
    <w:rsid w:val="001768B4"/>
    <w:rsid w:val="001768C3"/>
    <w:rsid w:val="00176DD4"/>
    <w:rsid w:val="00177108"/>
    <w:rsid w:val="00177939"/>
    <w:rsid w:val="0018082D"/>
    <w:rsid w:val="00180A6E"/>
    <w:rsid w:val="00181531"/>
    <w:rsid w:val="001834F4"/>
    <w:rsid w:val="00186528"/>
    <w:rsid w:val="00186F6F"/>
    <w:rsid w:val="00188FD3"/>
    <w:rsid w:val="00191F6D"/>
    <w:rsid w:val="001929FE"/>
    <w:rsid w:val="00192F80"/>
    <w:rsid w:val="00193482"/>
    <w:rsid w:val="001942A1"/>
    <w:rsid w:val="00195955"/>
    <w:rsid w:val="001A2EBF"/>
    <w:rsid w:val="001A3314"/>
    <w:rsid w:val="001A34DD"/>
    <w:rsid w:val="001A48DB"/>
    <w:rsid w:val="001A490C"/>
    <w:rsid w:val="001A503A"/>
    <w:rsid w:val="001B0AFA"/>
    <w:rsid w:val="001B2298"/>
    <w:rsid w:val="001B7355"/>
    <w:rsid w:val="001C0534"/>
    <w:rsid w:val="001C17A8"/>
    <w:rsid w:val="001C2172"/>
    <w:rsid w:val="001C29E1"/>
    <w:rsid w:val="001C5635"/>
    <w:rsid w:val="001C5DA9"/>
    <w:rsid w:val="001D0608"/>
    <w:rsid w:val="001D06E3"/>
    <w:rsid w:val="001D2983"/>
    <w:rsid w:val="001D2E49"/>
    <w:rsid w:val="001D506A"/>
    <w:rsid w:val="001D5DE3"/>
    <w:rsid w:val="001D7E0D"/>
    <w:rsid w:val="001E072C"/>
    <w:rsid w:val="001E13FF"/>
    <w:rsid w:val="001E35DB"/>
    <w:rsid w:val="001E40FA"/>
    <w:rsid w:val="001E4C61"/>
    <w:rsid w:val="001F0F5C"/>
    <w:rsid w:val="001F1C2A"/>
    <w:rsid w:val="001F2432"/>
    <w:rsid w:val="001F2563"/>
    <w:rsid w:val="001F7E92"/>
    <w:rsid w:val="00200B1E"/>
    <w:rsid w:val="00200D80"/>
    <w:rsid w:val="002010E9"/>
    <w:rsid w:val="00201219"/>
    <w:rsid w:val="00202B52"/>
    <w:rsid w:val="002059DE"/>
    <w:rsid w:val="00206254"/>
    <w:rsid w:val="0020680C"/>
    <w:rsid w:val="0021007B"/>
    <w:rsid w:val="00210B22"/>
    <w:rsid w:val="00211AC5"/>
    <w:rsid w:val="00216409"/>
    <w:rsid w:val="00216E18"/>
    <w:rsid w:val="00217793"/>
    <w:rsid w:val="00217D41"/>
    <w:rsid w:val="002202C7"/>
    <w:rsid w:val="00226ED4"/>
    <w:rsid w:val="002270B0"/>
    <w:rsid w:val="00230928"/>
    <w:rsid w:val="0023339C"/>
    <w:rsid w:val="002336E3"/>
    <w:rsid w:val="002348AE"/>
    <w:rsid w:val="002358E4"/>
    <w:rsid w:val="002368E4"/>
    <w:rsid w:val="00241136"/>
    <w:rsid w:val="0024275D"/>
    <w:rsid w:val="002446D0"/>
    <w:rsid w:val="002474A7"/>
    <w:rsid w:val="002505ED"/>
    <w:rsid w:val="00251AB5"/>
    <w:rsid w:val="00251CE1"/>
    <w:rsid w:val="0025275F"/>
    <w:rsid w:val="002624BF"/>
    <w:rsid w:val="00262740"/>
    <w:rsid w:val="00263CF5"/>
    <w:rsid w:val="00263F5E"/>
    <w:rsid w:val="00265657"/>
    <w:rsid w:val="00265AA0"/>
    <w:rsid w:val="00265FC1"/>
    <w:rsid w:val="002719B8"/>
    <w:rsid w:val="002722D9"/>
    <w:rsid w:val="002724B3"/>
    <w:rsid w:val="00273267"/>
    <w:rsid w:val="002755DD"/>
    <w:rsid w:val="00277ADA"/>
    <w:rsid w:val="00277F90"/>
    <w:rsid w:val="0028362E"/>
    <w:rsid w:val="0029216C"/>
    <w:rsid w:val="00293FA7"/>
    <w:rsid w:val="00297354"/>
    <w:rsid w:val="002A4B93"/>
    <w:rsid w:val="002A5FBE"/>
    <w:rsid w:val="002A68D1"/>
    <w:rsid w:val="002A7B19"/>
    <w:rsid w:val="002B0A07"/>
    <w:rsid w:val="002B0A10"/>
    <w:rsid w:val="002B0BBD"/>
    <w:rsid w:val="002B2284"/>
    <w:rsid w:val="002B27AC"/>
    <w:rsid w:val="002B35A9"/>
    <w:rsid w:val="002B48B9"/>
    <w:rsid w:val="002B6A7D"/>
    <w:rsid w:val="002B6E40"/>
    <w:rsid w:val="002B79C3"/>
    <w:rsid w:val="002C16EC"/>
    <w:rsid w:val="002C19CD"/>
    <w:rsid w:val="002C338F"/>
    <w:rsid w:val="002C55B7"/>
    <w:rsid w:val="002C5C54"/>
    <w:rsid w:val="002C6AF8"/>
    <w:rsid w:val="002C6C43"/>
    <w:rsid w:val="002D04C3"/>
    <w:rsid w:val="002D23E0"/>
    <w:rsid w:val="002D3C12"/>
    <w:rsid w:val="002D3E08"/>
    <w:rsid w:val="002D4302"/>
    <w:rsid w:val="002D4B24"/>
    <w:rsid w:val="002E0B73"/>
    <w:rsid w:val="002E5299"/>
    <w:rsid w:val="002E5AEF"/>
    <w:rsid w:val="002E6F4B"/>
    <w:rsid w:val="002E72E8"/>
    <w:rsid w:val="002E7482"/>
    <w:rsid w:val="002E779A"/>
    <w:rsid w:val="002E7A26"/>
    <w:rsid w:val="002F0EF9"/>
    <w:rsid w:val="002F1773"/>
    <w:rsid w:val="002F1DCF"/>
    <w:rsid w:val="00300BC4"/>
    <w:rsid w:val="00301F6A"/>
    <w:rsid w:val="003027E7"/>
    <w:rsid w:val="00302F9E"/>
    <w:rsid w:val="003044D8"/>
    <w:rsid w:val="003052DB"/>
    <w:rsid w:val="00306EE0"/>
    <w:rsid w:val="00307277"/>
    <w:rsid w:val="00307D5B"/>
    <w:rsid w:val="003132AF"/>
    <w:rsid w:val="003141F6"/>
    <w:rsid w:val="003148D7"/>
    <w:rsid w:val="00314A8F"/>
    <w:rsid w:val="0031525A"/>
    <w:rsid w:val="0032041A"/>
    <w:rsid w:val="00320950"/>
    <w:rsid w:val="00324F57"/>
    <w:rsid w:val="00325F77"/>
    <w:rsid w:val="00326107"/>
    <w:rsid w:val="00330FF9"/>
    <w:rsid w:val="003314B6"/>
    <w:rsid w:val="003323C4"/>
    <w:rsid w:val="00333943"/>
    <w:rsid w:val="00336823"/>
    <w:rsid w:val="00337061"/>
    <w:rsid w:val="0034029E"/>
    <w:rsid w:val="003412DD"/>
    <w:rsid w:val="00342698"/>
    <w:rsid w:val="00342B3B"/>
    <w:rsid w:val="0034319C"/>
    <w:rsid w:val="00346467"/>
    <w:rsid w:val="0034734D"/>
    <w:rsid w:val="00347B3D"/>
    <w:rsid w:val="003521CD"/>
    <w:rsid w:val="00354B46"/>
    <w:rsid w:val="0035515F"/>
    <w:rsid w:val="00355625"/>
    <w:rsid w:val="00355B20"/>
    <w:rsid w:val="0035678D"/>
    <w:rsid w:val="00357E30"/>
    <w:rsid w:val="00360595"/>
    <w:rsid w:val="003608CE"/>
    <w:rsid w:val="003668ED"/>
    <w:rsid w:val="00366C32"/>
    <w:rsid w:val="003718F9"/>
    <w:rsid w:val="003728B0"/>
    <w:rsid w:val="003728EC"/>
    <w:rsid w:val="00372AE0"/>
    <w:rsid w:val="003753D7"/>
    <w:rsid w:val="003753FD"/>
    <w:rsid w:val="0037673C"/>
    <w:rsid w:val="00376DB5"/>
    <w:rsid w:val="00381207"/>
    <w:rsid w:val="00381427"/>
    <w:rsid w:val="003825E5"/>
    <w:rsid w:val="0038318A"/>
    <w:rsid w:val="003856B1"/>
    <w:rsid w:val="00391A5E"/>
    <w:rsid w:val="003923A8"/>
    <w:rsid w:val="00396E10"/>
    <w:rsid w:val="003974AA"/>
    <w:rsid w:val="003A180B"/>
    <w:rsid w:val="003A2CE1"/>
    <w:rsid w:val="003A35E7"/>
    <w:rsid w:val="003A49CC"/>
    <w:rsid w:val="003A4ED0"/>
    <w:rsid w:val="003A7E4A"/>
    <w:rsid w:val="003B0531"/>
    <w:rsid w:val="003B1072"/>
    <w:rsid w:val="003B3A73"/>
    <w:rsid w:val="003B66D1"/>
    <w:rsid w:val="003B6D99"/>
    <w:rsid w:val="003B77C4"/>
    <w:rsid w:val="003C0B73"/>
    <w:rsid w:val="003C0DD0"/>
    <w:rsid w:val="003C20F3"/>
    <w:rsid w:val="003C30CE"/>
    <w:rsid w:val="003C456E"/>
    <w:rsid w:val="003C639A"/>
    <w:rsid w:val="003D0D88"/>
    <w:rsid w:val="003D0E4E"/>
    <w:rsid w:val="003D38A5"/>
    <w:rsid w:val="003D6F77"/>
    <w:rsid w:val="003E00C8"/>
    <w:rsid w:val="003E2E18"/>
    <w:rsid w:val="003E5A51"/>
    <w:rsid w:val="003E6B7A"/>
    <w:rsid w:val="003F09E3"/>
    <w:rsid w:val="003F2D73"/>
    <w:rsid w:val="003F30AF"/>
    <w:rsid w:val="003F5788"/>
    <w:rsid w:val="003F6314"/>
    <w:rsid w:val="003F67F8"/>
    <w:rsid w:val="003F7112"/>
    <w:rsid w:val="003F7B52"/>
    <w:rsid w:val="003FE057"/>
    <w:rsid w:val="0040168B"/>
    <w:rsid w:val="0040532A"/>
    <w:rsid w:val="00406593"/>
    <w:rsid w:val="004070C5"/>
    <w:rsid w:val="00407827"/>
    <w:rsid w:val="00407A3E"/>
    <w:rsid w:val="00410207"/>
    <w:rsid w:val="0041199A"/>
    <w:rsid w:val="004138E6"/>
    <w:rsid w:val="004139FB"/>
    <w:rsid w:val="0041685F"/>
    <w:rsid w:val="00417A6B"/>
    <w:rsid w:val="00417BBB"/>
    <w:rsid w:val="00417F46"/>
    <w:rsid w:val="0042135E"/>
    <w:rsid w:val="00421396"/>
    <w:rsid w:val="00422FB5"/>
    <w:rsid w:val="00424E04"/>
    <w:rsid w:val="00427023"/>
    <w:rsid w:val="00430417"/>
    <w:rsid w:val="00430A5D"/>
    <w:rsid w:val="00433D65"/>
    <w:rsid w:val="00433E8A"/>
    <w:rsid w:val="004348C7"/>
    <w:rsid w:val="00436A0B"/>
    <w:rsid w:val="0044069E"/>
    <w:rsid w:val="00440E37"/>
    <w:rsid w:val="004412A0"/>
    <w:rsid w:val="00442B35"/>
    <w:rsid w:val="004453BC"/>
    <w:rsid w:val="004455D9"/>
    <w:rsid w:val="0044583A"/>
    <w:rsid w:val="00445AB4"/>
    <w:rsid w:val="00446E02"/>
    <w:rsid w:val="004475B0"/>
    <w:rsid w:val="0044F27A"/>
    <w:rsid w:val="00450F78"/>
    <w:rsid w:val="004511E5"/>
    <w:rsid w:val="004538C6"/>
    <w:rsid w:val="004542DC"/>
    <w:rsid w:val="004553B1"/>
    <w:rsid w:val="00457657"/>
    <w:rsid w:val="00457CC9"/>
    <w:rsid w:val="00460BC5"/>
    <w:rsid w:val="00461658"/>
    <w:rsid w:val="004623A6"/>
    <w:rsid w:val="00462722"/>
    <w:rsid w:val="00462D3C"/>
    <w:rsid w:val="0046337F"/>
    <w:rsid w:val="00463CD6"/>
    <w:rsid w:val="004655B6"/>
    <w:rsid w:val="00466D77"/>
    <w:rsid w:val="00471236"/>
    <w:rsid w:val="00473000"/>
    <w:rsid w:val="00474339"/>
    <w:rsid w:val="00474EA1"/>
    <w:rsid w:val="00480B28"/>
    <w:rsid w:val="004817DC"/>
    <w:rsid w:val="00483AB2"/>
    <w:rsid w:val="004873A4"/>
    <w:rsid w:val="00492B89"/>
    <w:rsid w:val="00494A46"/>
    <w:rsid w:val="00495476"/>
    <w:rsid w:val="0049626F"/>
    <w:rsid w:val="00496D64"/>
    <w:rsid w:val="00499709"/>
    <w:rsid w:val="0049D65D"/>
    <w:rsid w:val="004A1790"/>
    <w:rsid w:val="004A3337"/>
    <w:rsid w:val="004B0E41"/>
    <w:rsid w:val="004B28F7"/>
    <w:rsid w:val="004B3D03"/>
    <w:rsid w:val="004B4134"/>
    <w:rsid w:val="004B4635"/>
    <w:rsid w:val="004B73E0"/>
    <w:rsid w:val="004C0A1F"/>
    <w:rsid w:val="004C0A6F"/>
    <w:rsid w:val="004C2D86"/>
    <w:rsid w:val="004C590C"/>
    <w:rsid w:val="004C6F1E"/>
    <w:rsid w:val="004C7EF9"/>
    <w:rsid w:val="004D2D9F"/>
    <w:rsid w:val="004D568C"/>
    <w:rsid w:val="004D570B"/>
    <w:rsid w:val="004D5AC3"/>
    <w:rsid w:val="004D6BDB"/>
    <w:rsid w:val="004D730C"/>
    <w:rsid w:val="004E2347"/>
    <w:rsid w:val="004E350F"/>
    <w:rsid w:val="004E4108"/>
    <w:rsid w:val="004E50A5"/>
    <w:rsid w:val="004E6E94"/>
    <w:rsid w:val="004E73A1"/>
    <w:rsid w:val="004E7C1A"/>
    <w:rsid w:val="004F31B8"/>
    <w:rsid w:val="004F4EB0"/>
    <w:rsid w:val="004F5DFB"/>
    <w:rsid w:val="004F5E32"/>
    <w:rsid w:val="004F64F4"/>
    <w:rsid w:val="004F7B2E"/>
    <w:rsid w:val="00503BE8"/>
    <w:rsid w:val="005042BC"/>
    <w:rsid w:val="00505654"/>
    <w:rsid w:val="005102C3"/>
    <w:rsid w:val="00512B7C"/>
    <w:rsid w:val="00513658"/>
    <w:rsid w:val="00514315"/>
    <w:rsid w:val="005152BD"/>
    <w:rsid w:val="00522B67"/>
    <w:rsid w:val="0052364D"/>
    <w:rsid w:val="0052413B"/>
    <w:rsid w:val="00524BF4"/>
    <w:rsid w:val="00527911"/>
    <w:rsid w:val="005336CF"/>
    <w:rsid w:val="00534C75"/>
    <w:rsid w:val="005378CF"/>
    <w:rsid w:val="0054216A"/>
    <w:rsid w:val="005431D9"/>
    <w:rsid w:val="0054490C"/>
    <w:rsid w:val="005476FA"/>
    <w:rsid w:val="0055093E"/>
    <w:rsid w:val="0055193C"/>
    <w:rsid w:val="005538A5"/>
    <w:rsid w:val="00554297"/>
    <w:rsid w:val="005546B9"/>
    <w:rsid w:val="00555ED6"/>
    <w:rsid w:val="00556C15"/>
    <w:rsid w:val="00557E06"/>
    <w:rsid w:val="0056177B"/>
    <w:rsid w:val="00562FF1"/>
    <w:rsid w:val="00565D92"/>
    <w:rsid w:val="00567E79"/>
    <w:rsid w:val="005700AE"/>
    <w:rsid w:val="0057087D"/>
    <w:rsid w:val="00572761"/>
    <w:rsid w:val="00572FC8"/>
    <w:rsid w:val="005732ED"/>
    <w:rsid w:val="0057579B"/>
    <w:rsid w:val="00576A97"/>
    <w:rsid w:val="0058038C"/>
    <w:rsid w:val="00584941"/>
    <w:rsid w:val="00584BFA"/>
    <w:rsid w:val="00587234"/>
    <w:rsid w:val="00595468"/>
    <w:rsid w:val="005961C7"/>
    <w:rsid w:val="00596253"/>
    <w:rsid w:val="00596D93"/>
    <w:rsid w:val="00596FB8"/>
    <w:rsid w:val="005A0E40"/>
    <w:rsid w:val="005A1211"/>
    <w:rsid w:val="005A2E3B"/>
    <w:rsid w:val="005A32D5"/>
    <w:rsid w:val="005A3F1D"/>
    <w:rsid w:val="005A6AA9"/>
    <w:rsid w:val="005B021B"/>
    <w:rsid w:val="005B0439"/>
    <w:rsid w:val="005B1C96"/>
    <w:rsid w:val="005B4468"/>
    <w:rsid w:val="005B450C"/>
    <w:rsid w:val="005C333D"/>
    <w:rsid w:val="005C41CA"/>
    <w:rsid w:val="005C446E"/>
    <w:rsid w:val="005C4BA5"/>
    <w:rsid w:val="005C5485"/>
    <w:rsid w:val="005C6F0B"/>
    <w:rsid w:val="005D0112"/>
    <w:rsid w:val="005D195C"/>
    <w:rsid w:val="005D74E2"/>
    <w:rsid w:val="005D7593"/>
    <w:rsid w:val="005E0E63"/>
    <w:rsid w:val="005E1BE7"/>
    <w:rsid w:val="005E4305"/>
    <w:rsid w:val="005E6D37"/>
    <w:rsid w:val="005E6D3D"/>
    <w:rsid w:val="005E7809"/>
    <w:rsid w:val="005F0182"/>
    <w:rsid w:val="005F43CD"/>
    <w:rsid w:val="005F5F92"/>
    <w:rsid w:val="005F6104"/>
    <w:rsid w:val="005F6BB4"/>
    <w:rsid w:val="005F6CC1"/>
    <w:rsid w:val="00600BCE"/>
    <w:rsid w:val="006020DC"/>
    <w:rsid w:val="006029CF"/>
    <w:rsid w:val="00602F30"/>
    <w:rsid w:val="00605257"/>
    <w:rsid w:val="00606F20"/>
    <w:rsid w:val="00607828"/>
    <w:rsid w:val="00613941"/>
    <w:rsid w:val="006140CC"/>
    <w:rsid w:val="006149E0"/>
    <w:rsid w:val="00615C41"/>
    <w:rsid w:val="0061763D"/>
    <w:rsid w:val="00620FEB"/>
    <w:rsid w:val="00627F59"/>
    <w:rsid w:val="00631F68"/>
    <w:rsid w:val="0063332C"/>
    <w:rsid w:val="0063573A"/>
    <w:rsid w:val="00636A47"/>
    <w:rsid w:val="006415C2"/>
    <w:rsid w:val="006415F6"/>
    <w:rsid w:val="006432DA"/>
    <w:rsid w:val="00643E9F"/>
    <w:rsid w:val="00645D81"/>
    <w:rsid w:val="0064729E"/>
    <w:rsid w:val="00652D30"/>
    <w:rsid w:val="0065489A"/>
    <w:rsid w:val="006559C0"/>
    <w:rsid w:val="00656D19"/>
    <w:rsid w:val="00656D88"/>
    <w:rsid w:val="00656E6B"/>
    <w:rsid w:val="006573BD"/>
    <w:rsid w:val="00660B5E"/>
    <w:rsid w:val="00662908"/>
    <w:rsid w:val="00662FA7"/>
    <w:rsid w:val="006630E9"/>
    <w:rsid w:val="006635F6"/>
    <w:rsid w:val="00664B53"/>
    <w:rsid w:val="006662EE"/>
    <w:rsid w:val="00667059"/>
    <w:rsid w:val="00670C5E"/>
    <w:rsid w:val="00670D44"/>
    <w:rsid w:val="006719CA"/>
    <w:rsid w:val="00671C15"/>
    <w:rsid w:val="00671D1B"/>
    <w:rsid w:val="00672693"/>
    <w:rsid w:val="006815F7"/>
    <w:rsid w:val="00682A8D"/>
    <w:rsid w:val="00682B5B"/>
    <w:rsid w:val="00684C18"/>
    <w:rsid w:val="00687064"/>
    <w:rsid w:val="0068758A"/>
    <w:rsid w:val="006935B9"/>
    <w:rsid w:val="0069498D"/>
    <w:rsid w:val="006966B3"/>
    <w:rsid w:val="006A0055"/>
    <w:rsid w:val="006A0BF7"/>
    <w:rsid w:val="006A1E46"/>
    <w:rsid w:val="006A5366"/>
    <w:rsid w:val="006B1E32"/>
    <w:rsid w:val="006B33E3"/>
    <w:rsid w:val="006B3645"/>
    <w:rsid w:val="006B48B9"/>
    <w:rsid w:val="006B58DE"/>
    <w:rsid w:val="006B5A04"/>
    <w:rsid w:val="006B6A30"/>
    <w:rsid w:val="006B790C"/>
    <w:rsid w:val="006C3189"/>
    <w:rsid w:val="006C7883"/>
    <w:rsid w:val="006D0E78"/>
    <w:rsid w:val="006D2835"/>
    <w:rsid w:val="006D39B0"/>
    <w:rsid w:val="006D5434"/>
    <w:rsid w:val="006E0205"/>
    <w:rsid w:val="006E1216"/>
    <w:rsid w:val="006E399B"/>
    <w:rsid w:val="006E5F5A"/>
    <w:rsid w:val="006F285D"/>
    <w:rsid w:val="006F54E8"/>
    <w:rsid w:val="006F5C1B"/>
    <w:rsid w:val="007030E8"/>
    <w:rsid w:val="00704C47"/>
    <w:rsid w:val="007058EE"/>
    <w:rsid w:val="007133C6"/>
    <w:rsid w:val="00713A69"/>
    <w:rsid w:val="007162AD"/>
    <w:rsid w:val="00716537"/>
    <w:rsid w:val="007221E1"/>
    <w:rsid w:val="00722A5C"/>
    <w:rsid w:val="0072313D"/>
    <w:rsid w:val="007239C4"/>
    <w:rsid w:val="00724C15"/>
    <w:rsid w:val="007254C8"/>
    <w:rsid w:val="00725586"/>
    <w:rsid w:val="00725767"/>
    <w:rsid w:val="007259B8"/>
    <w:rsid w:val="00725A91"/>
    <w:rsid w:val="007269CD"/>
    <w:rsid w:val="00731083"/>
    <w:rsid w:val="00731CB8"/>
    <w:rsid w:val="007325B1"/>
    <w:rsid w:val="007328E7"/>
    <w:rsid w:val="00733AA5"/>
    <w:rsid w:val="00734B8A"/>
    <w:rsid w:val="0073592D"/>
    <w:rsid w:val="00735EA8"/>
    <w:rsid w:val="007370D3"/>
    <w:rsid w:val="00741510"/>
    <w:rsid w:val="00742E92"/>
    <w:rsid w:val="00744B2E"/>
    <w:rsid w:val="00747540"/>
    <w:rsid w:val="00747FDD"/>
    <w:rsid w:val="00751336"/>
    <w:rsid w:val="00752439"/>
    <w:rsid w:val="0075274F"/>
    <w:rsid w:val="00754518"/>
    <w:rsid w:val="00761B4A"/>
    <w:rsid w:val="007624F4"/>
    <w:rsid w:val="00763EE4"/>
    <w:rsid w:val="00767B83"/>
    <w:rsid w:val="007707DF"/>
    <w:rsid w:val="007754C1"/>
    <w:rsid w:val="00782E7D"/>
    <w:rsid w:val="00783B59"/>
    <w:rsid w:val="007875EA"/>
    <w:rsid w:val="00790A27"/>
    <w:rsid w:val="00790AD3"/>
    <w:rsid w:val="00790CC9"/>
    <w:rsid w:val="007912E8"/>
    <w:rsid w:val="00791360"/>
    <w:rsid w:val="00792888"/>
    <w:rsid w:val="007947C9"/>
    <w:rsid w:val="00794C5A"/>
    <w:rsid w:val="0079517D"/>
    <w:rsid w:val="00795264"/>
    <w:rsid w:val="007958A1"/>
    <w:rsid w:val="007961DF"/>
    <w:rsid w:val="007A04CD"/>
    <w:rsid w:val="007A0BB6"/>
    <w:rsid w:val="007A17C8"/>
    <w:rsid w:val="007A4950"/>
    <w:rsid w:val="007A7916"/>
    <w:rsid w:val="007A7BAA"/>
    <w:rsid w:val="007B0937"/>
    <w:rsid w:val="007B0E02"/>
    <w:rsid w:val="007B17E5"/>
    <w:rsid w:val="007B24F0"/>
    <w:rsid w:val="007B27CF"/>
    <w:rsid w:val="007B3CD7"/>
    <w:rsid w:val="007B52B3"/>
    <w:rsid w:val="007B6299"/>
    <w:rsid w:val="007B668A"/>
    <w:rsid w:val="007BA610"/>
    <w:rsid w:val="007C2070"/>
    <w:rsid w:val="007C5BBA"/>
    <w:rsid w:val="007C5C89"/>
    <w:rsid w:val="007C694D"/>
    <w:rsid w:val="007C7627"/>
    <w:rsid w:val="007D15A0"/>
    <w:rsid w:val="007D4E0A"/>
    <w:rsid w:val="007D521D"/>
    <w:rsid w:val="007D625D"/>
    <w:rsid w:val="007D67B5"/>
    <w:rsid w:val="007E0052"/>
    <w:rsid w:val="007E138D"/>
    <w:rsid w:val="007E1510"/>
    <w:rsid w:val="007E17D2"/>
    <w:rsid w:val="007E56A8"/>
    <w:rsid w:val="007E71D4"/>
    <w:rsid w:val="007EC246"/>
    <w:rsid w:val="007F04BD"/>
    <w:rsid w:val="007F08BC"/>
    <w:rsid w:val="007F1207"/>
    <w:rsid w:val="007F2352"/>
    <w:rsid w:val="007F3483"/>
    <w:rsid w:val="008007D7"/>
    <w:rsid w:val="0080225F"/>
    <w:rsid w:val="008035EF"/>
    <w:rsid w:val="00803D62"/>
    <w:rsid w:val="00804D02"/>
    <w:rsid w:val="008113C2"/>
    <w:rsid w:val="0081145A"/>
    <w:rsid w:val="00812D4F"/>
    <w:rsid w:val="0081401D"/>
    <w:rsid w:val="008168EE"/>
    <w:rsid w:val="00820BE0"/>
    <w:rsid w:val="008218A7"/>
    <w:rsid w:val="00822C6C"/>
    <w:rsid w:val="00823479"/>
    <w:rsid w:val="008306D1"/>
    <w:rsid w:val="00831F1D"/>
    <w:rsid w:val="00832D95"/>
    <w:rsid w:val="00833DAC"/>
    <w:rsid w:val="008343B9"/>
    <w:rsid w:val="00834679"/>
    <w:rsid w:val="00841040"/>
    <w:rsid w:val="008421D8"/>
    <w:rsid w:val="00843696"/>
    <w:rsid w:val="00843A6A"/>
    <w:rsid w:val="008446EF"/>
    <w:rsid w:val="00845C9C"/>
    <w:rsid w:val="0084796D"/>
    <w:rsid w:val="00847FB6"/>
    <w:rsid w:val="00850324"/>
    <w:rsid w:val="0085151F"/>
    <w:rsid w:val="0085166B"/>
    <w:rsid w:val="008551A8"/>
    <w:rsid w:val="00855B84"/>
    <w:rsid w:val="00857251"/>
    <w:rsid w:val="00861624"/>
    <w:rsid w:val="00864D8B"/>
    <w:rsid w:val="008656A8"/>
    <w:rsid w:val="008658E3"/>
    <w:rsid w:val="00865AB4"/>
    <w:rsid w:val="00870428"/>
    <w:rsid w:val="00870541"/>
    <w:rsid w:val="00870B9B"/>
    <w:rsid w:val="00871402"/>
    <w:rsid w:val="00872B83"/>
    <w:rsid w:val="0087639A"/>
    <w:rsid w:val="008804AE"/>
    <w:rsid w:val="008810B0"/>
    <w:rsid w:val="00882914"/>
    <w:rsid w:val="0089169E"/>
    <w:rsid w:val="00892895"/>
    <w:rsid w:val="00892B7C"/>
    <w:rsid w:val="00893CC5"/>
    <w:rsid w:val="008A0935"/>
    <w:rsid w:val="008A0AA7"/>
    <w:rsid w:val="008A1CB9"/>
    <w:rsid w:val="008A2117"/>
    <w:rsid w:val="008A470D"/>
    <w:rsid w:val="008A6053"/>
    <w:rsid w:val="008A61A6"/>
    <w:rsid w:val="008A672A"/>
    <w:rsid w:val="008A6C9D"/>
    <w:rsid w:val="008A6FAE"/>
    <w:rsid w:val="008A7B7E"/>
    <w:rsid w:val="008A7C77"/>
    <w:rsid w:val="008B0F0F"/>
    <w:rsid w:val="008B1643"/>
    <w:rsid w:val="008B25F4"/>
    <w:rsid w:val="008B26DF"/>
    <w:rsid w:val="008B2A31"/>
    <w:rsid w:val="008B44DE"/>
    <w:rsid w:val="008B4FA1"/>
    <w:rsid w:val="008B5A68"/>
    <w:rsid w:val="008B6437"/>
    <w:rsid w:val="008B7071"/>
    <w:rsid w:val="008C21DB"/>
    <w:rsid w:val="008C2A91"/>
    <w:rsid w:val="008D4390"/>
    <w:rsid w:val="008D4C77"/>
    <w:rsid w:val="008D4EDE"/>
    <w:rsid w:val="008D5551"/>
    <w:rsid w:val="008D5FF3"/>
    <w:rsid w:val="008D7A2F"/>
    <w:rsid w:val="008E39FB"/>
    <w:rsid w:val="008E3A31"/>
    <w:rsid w:val="008E540E"/>
    <w:rsid w:val="008E6888"/>
    <w:rsid w:val="008E6906"/>
    <w:rsid w:val="008E6CF8"/>
    <w:rsid w:val="008E7095"/>
    <w:rsid w:val="008E755A"/>
    <w:rsid w:val="008F04AE"/>
    <w:rsid w:val="008F0712"/>
    <w:rsid w:val="008F3EE9"/>
    <w:rsid w:val="008F69B2"/>
    <w:rsid w:val="008F72F6"/>
    <w:rsid w:val="00903AD9"/>
    <w:rsid w:val="00903C19"/>
    <w:rsid w:val="00904C6D"/>
    <w:rsid w:val="009068E6"/>
    <w:rsid w:val="0091015F"/>
    <w:rsid w:val="00911D2B"/>
    <w:rsid w:val="00911FE5"/>
    <w:rsid w:val="00917504"/>
    <w:rsid w:val="0091D27A"/>
    <w:rsid w:val="009208FC"/>
    <w:rsid w:val="009212DF"/>
    <w:rsid w:val="00921938"/>
    <w:rsid w:val="00921EA9"/>
    <w:rsid w:val="0092267E"/>
    <w:rsid w:val="009235AC"/>
    <w:rsid w:val="009243E7"/>
    <w:rsid w:val="00926A58"/>
    <w:rsid w:val="00927FDD"/>
    <w:rsid w:val="009311C9"/>
    <w:rsid w:val="00936BC1"/>
    <w:rsid w:val="00941967"/>
    <w:rsid w:val="00943963"/>
    <w:rsid w:val="00943A98"/>
    <w:rsid w:val="0094401E"/>
    <w:rsid w:val="009440B3"/>
    <w:rsid w:val="00945637"/>
    <w:rsid w:val="00945B0B"/>
    <w:rsid w:val="009502E9"/>
    <w:rsid w:val="00951233"/>
    <w:rsid w:val="0095298D"/>
    <w:rsid w:val="00952CDD"/>
    <w:rsid w:val="00952FE0"/>
    <w:rsid w:val="00953256"/>
    <w:rsid w:val="009535FB"/>
    <w:rsid w:val="00953B47"/>
    <w:rsid w:val="00954EB4"/>
    <w:rsid w:val="009565AD"/>
    <w:rsid w:val="00956C62"/>
    <w:rsid w:val="00962DC3"/>
    <w:rsid w:val="009637E9"/>
    <w:rsid w:val="00963B60"/>
    <w:rsid w:val="009668F4"/>
    <w:rsid w:val="00967C2C"/>
    <w:rsid w:val="009735CF"/>
    <w:rsid w:val="00973D75"/>
    <w:rsid w:val="00974CF1"/>
    <w:rsid w:val="00974E9E"/>
    <w:rsid w:val="00976139"/>
    <w:rsid w:val="0097643E"/>
    <w:rsid w:val="00980ACB"/>
    <w:rsid w:val="00981E1E"/>
    <w:rsid w:val="009831BA"/>
    <w:rsid w:val="00984F2E"/>
    <w:rsid w:val="009852D9"/>
    <w:rsid w:val="00985522"/>
    <w:rsid w:val="00985CB6"/>
    <w:rsid w:val="009932A3"/>
    <w:rsid w:val="0099604D"/>
    <w:rsid w:val="009976C5"/>
    <w:rsid w:val="009A0F8D"/>
    <w:rsid w:val="009A12BC"/>
    <w:rsid w:val="009A2BC4"/>
    <w:rsid w:val="009A53E0"/>
    <w:rsid w:val="009B0E45"/>
    <w:rsid w:val="009B0E84"/>
    <w:rsid w:val="009B1006"/>
    <w:rsid w:val="009B29DD"/>
    <w:rsid w:val="009B4C44"/>
    <w:rsid w:val="009C48EB"/>
    <w:rsid w:val="009C6D7B"/>
    <w:rsid w:val="009C727B"/>
    <w:rsid w:val="009D0BA4"/>
    <w:rsid w:val="009D2EC6"/>
    <w:rsid w:val="009D520F"/>
    <w:rsid w:val="009D5C1B"/>
    <w:rsid w:val="009D671D"/>
    <w:rsid w:val="009E082A"/>
    <w:rsid w:val="009E2030"/>
    <w:rsid w:val="009EAB0C"/>
    <w:rsid w:val="009F4E2D"/>
    <w:rsid w:val="009F5045"/>
    <w:rsid w:val="00A00D4F"/>
    <w:rsid w:val="00A022A2"/>
    <w:rsid w:val="00A03871"/>
    <w:rsid w:val="00A05911"/>
    <w:rsid w:val="00A0617B"/>
    <w:rsid w:val="00A12782"/>
    <w:rsid w:val="00A12A10"/>
    <w:rsid w:val="00A14553"/>
    <w:rsid w:val="00A14594"/>
    <w:rsid w:val="00A179CE"/>
    <w:rsid w:val="00A17CF6"/>
    <w:rsid w:val="00A2140D"/>
    <w:rsid w:val="00A2195B"/>
    <w:rsid w:val="00A221F1"/>
    <w:rsid w:val="00A22677"/>
    <w:rsid w:val="00A2391A"/>
    <w:rsid w:val="00A259BC"/>
    <w:rsid w:val="00A27B7D"/>
    <w:rsid w:val="00A30318"/>
    <w:rsid w:val="00A31551"/>
    <w:rsid w:val="00A31E61"/>
    <w:rsid w:val="00A3236A"/>
    <w:rsid w:val="00A34365"/>
    <w:rsid w:val="00A37CAA"/>
    <w:rsid w:val="00A37EBC"/>
    <w:rsid w:val="00A40546"/>
    <w:rsid w:val="00A42399"/>
    <w:rsid w:val="00A44860"/>
    <w:rsid w:val="00A47781"/>
    <w:rsid w:val="00A51247"/>
    <w:rsid w:val="00A54155"/>
    <w:rsid w:val="00A5453D"/>
    <w:rsid w:val="00A5487B"/>
    <w:rsid w:val="00A5637E"/>
    <w:rsid w:val="00A56576"/>
    <w:rsid w:val="00A56CFF"/>
    <w:rsid w:val="00A610C9"/>
    <w:rsid w:val="00A61F7C"/>
    <w:rsid w:val="00A6306B"/>
    <w:rsid w:val="00A67152"/>
    <w:rsid w:val="00A707B8"/>
    <w:rsid w:val="00A713BC"/>
    <w:rsid w:val="00A719CF"/>
    <w:rsid w:val="00A7326F"/>
    <w:rsid w:val="00A7443D"/>
    <w:rsid w:val="00A75156"/>
    <w:rsid w:val="00A75A81"/>
    <w:rsid w:val="00A77257"/>
    <w:rsid w:val="00A775B9"/>
    <w:rsid w:val="00A80936"/>
    <w:rsid w:val="00A81812"/>
    <w:rsid w:val="00A81A5B"/>
    <w:rsid w:val="00A8240E"/>
    <w:rsid w:val="00A8299B"/>
    <w:rsid w:val="00A82DBC"/>
    <w:rsid w:val="00A842F1"/>
    <w:rsid w:val="00A8724B"/>
    <w:rsid w:val="00A909B1"/>
    <w:rsid w:val="00A92B96"/>
    <w:rsid w:val="00A95EBE"/>
    <w:rsid w:val="00A97F42"/>
    <w:rsid w:val="00AA083E"/>
    <w:rsid w:val="00AA21E4"/>
    <w:rsid w:val="00AA5B32"/>
    <w:rsid w:val="00AA61DC"/>
    <w:rsid w:val="00AA75CB"/>
    <w:rsid w:val="00AA7948"/>
    <w:rsid w:val="00AB38F8"/>
    <w:rsid w:val="00AB3AFA"/>
    <w:rsid w:val="00AB3FF4"/>
    <w:rsid w:val="00AB576C"/>
    <w:rsid w:val="00AB743E"/>
    <w:rsid w:val="00ABFE18"/>
    <w:rsid w:val="00AC30DB"/>
    <w:rsid w:val="00AC47AC"/>
    <w:rsid w:val="00AC716D"/>
    <w:rsid w:val="00AD011B"/>
    <w:rsid w:val="00AD2BAF"/>
    <w:rsid w:val="00AD327E"/>
    <w:rsid w:val="00AD5DE2"/>
    <w:rsid w:val="00AE1223"/>
    <w:rsid w:val="00AE2092"/>
    <w:rsid w:val="00AE2F11"/>
    <w:rsid w:val="00AE35AE"/>
    <w:rsid w:val="00AE371D"/>
    <w:rsid w:val="00AE466C"/>
    <w:rsid w:val="00AE55CB"/>
    <w:rsid w:val="00AE612A"/>
    <w:rsid w:val="00AE613B"/>
    <w:rsid w:val="00AE6D7C"/>
    <w:rsid w:val="00AE7809"/>
    <w:rsid w:val="00AF04D6"/>
    <w:rsid w:val="00AF406E"/>
    <w:rsid w:val="00AF536C"/>
    <w:rsid w:val="00B00792"/>
    <w:rsid w:val="00B026BD"/>
    <w:rsid w:val="00B028EA"/>
    <w:rsid w:val="00B03668"/>
    <w:rsid w:val="00B061BB"/>
    <w:rsid w:val="00B11326"/>
    <w:rsid w:val="00B1476E"/>
    <w:rsid w:val="00B15106"/>
    <w:rsid w:val="00B16596"/>
    <w:rsid w:val="00B21433"/>
    <w:rsid w:val="00B226AF"/>
    <w:rsid w:val="00B2275E"/>
    <w:rsid w:val="00B22D8B"/>
    <w:rsid w:val="00B2339A"/>
    <w:rsid w:val="00B26655"/>
    <w:rsid w:val="00B34D36"/>
    <w:rsid w:val="00B37BDF"/>
    <w:rsid w:val="00B42AD9"/>
    <w:rsid w:val="00B4339E"/>
    <w:rsid w:val="00B45B0F"/>
    <w:rsid w:val="00B465E0"/>
    <w:rsid w:val="00B46768"/>
    <w:rsid w:val="00B47E56"/>
    <w:rsid w:val="00B543EF"/>
    <w:rsid w:val="00B5452C"/>
    <w:rsid w:val="00B563FD"/>
    <w:rsid w:val="00B64876"/>
    <w:rsid w:val="00B649A0"/>
    <w:rsid w:val="00B66152"/>
    <w:rsid w:val="00B674A6"/>
    <w:rsid w:val="00B67585"/>
    <w:rsid w:val="00B7363E"/>
    <w:rsid w:val="00B745C3"/>
    <w:rsid w:val="00B74661"/>
    <w:rsid w:val="00B853F1"/>
    <w:rsid w:val="00B85E49"/>
    <w:rsid w:val="00B8625A"/>
    <w:rsid w:val="00B923A6"/>
    <w:rsid w:val="00B9744C"/>
    <w:rsid w:val="00BA0AF5"/>
    <w:rsid w:val="00BA16EA"/>
    <w:rsid w:val="00BA1870"/>
    <w:rsid w:val="00BA1D0B"/>
    <w:rsid w:val="00BA257E"/>
    <w:rsid w:val="00BA4FF2"/>
    <w:rsid w:val="00BB0743"/>
    <w:rsid w:val="00BB20F1"/>
    <w:rsid w:val="00BB2A1C"/>
    <w:rsid w:val="00BB76A7"/>
    <w:rsid w:val="00BB7A97"/>
    <w:rsid w:val="00BC079C"/>
    <w:rsid w:val="00BC1DFE"/>
    <w:rsid w:val="00BC3A1E"/>
    <w:rsid w:val="00BC4D58"/>
    <w:rsid w:val="00BC71A8"/>
    <w:rsid w:val="00BD0768"/>
    <w:rsid w:val="00BD28C9"/>
    <w:rsid w:val="00BD360D"/>
    <w:rsid w:val="00BD3B97"/>
    <w:rsid w:val="00BD46C9"/>
    <w:rsid w:val="00BD47CE"/>
    <w:rsid w:val="00BD4B01"/>
    <w:rsid w:val="00BD6E97"/>
    <w:rsid w:val="00BD7318"/>
    <w:rsid w:val="00BD7E1D"/>
    <w:rsid w:val="00BE0A0C"/>
    <w:rsid w:val="00BE147A"/>
    <w:rsid w:val="00BE2286"/>
    <w:rsid w:val="00BF1C54"/>
    <w:rsid w:val="00BF4F7B"/>
    <w:rsid w:val="00BF5C68"/>
    <w:rsid w:val="00BF5E28"/>
    <w:rsid w:val="00BF5E87"/>
    <w:rsid w:val="00C00BD5"/>
    <w:rsid w:val="00C0206C"/>
    <w:rsid w:val="00C0265C"/>
    <w:rsid w:val="00C02ED2"/>
    <w:rsid w:val="00C05A14"/>
    <w:rsid w:val="00C061B1"/>
    <w:rsid w:val="00C064C3"/>
    <w:rsid w:val="00C0723B"/>
    <w:rsid w:val="00C124F6"/>
    <w:rsid w:val="00C1354B"/>
    <w:rsid w:val="00C14CFE"/>
    <w:rsid w:val="00C154DB"/>
    <w:rsid w:val="00C163E5"/>
    <w:rsid w:val="00C200B2"/>
    <w:rsid w:val="00C203F4"/>
    <w:rsid w:val="00C22742"/>
    <w:rsid w:val="00C23859"/>
    <w:rsid w:val="00C24077"/>
    <w:rsid w:val="00C2501B"/>
    <w:rsid w:val="00C26D3F"/>
    <w:rsid w:val="00C32EB6"/>
    <w:rsid w:val="00C3394D"/>
    <w:rsid w:val="00C33CFD"/>
    <w:rsid w:val="00C344C4"/>
    <w:rsid w:val="00C35CC3"/>
    <w:rsid w:val="00C3B0C6"/>
    <w:rsid w:val="00C41564"/>
    <w:rsid w:val="00C42A89"/>
    <w:rsid w:val="00C43D5C"/>
    <w:rsid w:val="00C4618A"/>
    <w:rsid w:val="00C463BB"/>
    <w:rsid w:val="00C4741A"/>
    <w:rsid w:val="00C4B22C"/>
    <w:rsid w:val="00C50291"/>
    <w:rsid w:val="00C5324F"/>
    <w:rsid w:val="00C53DA7"/>
    <w:rsid w:val="00C54F46"/>
    <w:rsid w:val="00C612D9"/>
    <w:rsid w:val="00C61539"/>
    <w:rsid w:val="00C62415"/>
    <w:rsid w:val="00C629BE"/>
    <w:rsid w:val="00C65A87"/>
    <w:rsid w:val="00C66E93"/>
    <w:rsid w:val="00C67413"/>
    <w:rsid w:val="00C709F8"/>
    <w:rsid w:val="00C72D30"/>
    <w:rsid w:val="00C77DF6"/>
    <w:rsid w:val="00C80746"/>
    <w:rsid w:val="00C80E1F"/>
    <w:rsid w:val="00C82553"/>
    <w:rsid w:val="00C832BF"/>
    <w:rsid w:val="00C84130"/>
    <w:rsid w:val="00C8559A"/>
    <w:rsid w:val="00C865D3"/>
    <w:rsid w:val="00C86E89"/>
    <w:rsid w:val="00C8742F"/>
    <w:rsid w:val="00C9041C"/>
    <w:rsid w:val="00C931BF"/>
    <w:rsid w:val="00C9530B"/>
    <w:rsid w:val="00C97D30"/>
    <w:rsid w:val="00CA14D9"/>
    <w:rsid w:val="00CA3ED0"/>
    <w:rsid w:val="00CA47D7"/>
    <w:rsid w:val="00CA5185"/>
    <w:rsid w:val="00CA69F0"/>
    <w:rsid w:val="00CA6C8B"/>
    <w:rsid w:val="00CA7F87"/>
    <w:rsid w:val="00CB2157"/>
    <w:rsid w:val="00CB2AEE"/>
    <w:rsid w:val="00CB2E3B"/>
    <w:rsid w:val="00CB4D37"/>
    <w:rsid w:val="00CB5D85"/>
    <w:rsid w:val="00CB770A"/>
    <w:rsid w:val="00CC003C"/>
    <w:rsid w:val="00CC152E"/>
    <w:rsid w:val="00CC21C8"/>
    <w:rsid w:val="00CC37B1"/>
    <w:rsid w:val="00CC43B1"/>
    <w:rsid w:val="00CC45D7"/>
    <w:rsid w:val="00CC4B4B"/>
    <w:rsid w:val="00CC5552"/>
    <w:rsid w:val="00CC6855"/>
    <w:rsid w:val="00CC764C"/>
    <w:rsid w:val="00CD24BD"/>
    <w:rsid w:val="00CD5396"/>
    <w:rsid w:val="00CD6389"/>
    <w:rsid w:val="00CD64A6"/>
    <w:rsid w:val="00CD762F"/>
    <w:rsid w:val="00CE0137"/>
    <w:rsid w:val="00CE0A25"/>
    <w:rsid w:val="00CE241E"/>
    <w:rsid w:val="00CE72F9"/>
    <w:rsid w:val="00CE731D"/>
    <w:rsid w:val="00CF3D25"/>
    <w:rsid w:val="00CF6080"/>
    <w:rsid w:val="00CF7682"/>
    <w:rsid w:val="00CF78DD"/>
    <w:rsid w:val="00CF7A12"/>
    <w:rsid w:val="00D01292"/>
    <w:rsid w:val="00D01AC7"/>
    <w:rsid w:val="00D0325B"/>
    <w:rsid w:val="00D05440"/>
    <w:rsid w:val="00D06095"/>
    <w:rsid w:val="00D0624A"/>
    <w:rsid w:val="00D10803"/>
    <w:rsid w:val="00D10A95"/>
    <w:rsid w:val="00D132EF"/>
    <w:rsid w:val="00D13554"/>
    <w:rsid w:val="00D15F00"/>
    <w:rsid w:val="00D2158D"/>
    <w:rsid w:val="00D2356B"/>
    <w:rsid w:val="00D23813"/>
    <w:rsid w:val="00D24E3F"/>
    <w:rsid w:val="00D25192"/>
    <w:rsid w:val="00D25562"/>
    <w:rsid w:val="00D25857"/>
    <w:rsid w:val="00D262E2"/>
    <w:rsid w:val="00D267A3"/>
    <w:rsid w:val="00D3131B"/>
    <w:rsid w:val="00D31477"/>
    <w:rsid w:val="00D32E85"/>
    <w:rsid w:val="00D33263"/>
    <w:rsid w:val="00D3366C"/>
    <w:rsid w:val="00D33E1D"/>
    <w:rsid w:val="00D34609"/>
    <w:rsid w:val="00D34A52"/>
    <w:rsid w:val="00D3523E"/>
    <w:rsid w:val="00D35FDA"/>
    <w:rsid w:val="00D40004"/>
    <w:rsid w:val="00D419AA"/>
    <w:rsid w:val="00D4452B"/>
    <w:rsid w:val="00D45D84"/>
    <w:rsid w:val="00D50754"/>
    <w:rsid w:val="00D50CB2"/>
    <w:rsid w:val="00D5327B"/>
    <w:rsid w:val="00D535A5"/>
    <w:rsid w:val="00D56038"/>
    <w:rsid w:val="00D60E09"/>
    <w:rsid w:val="00D61244"/>
    <w:rsid w:val="00D61E7B"/>
    <w:rsid w:val="00D62D29"/>
    <w:rsid w:val="00D664F3"/>
    <w:rsid w:val="00D70991"/>
    <w:rsid w:val="00D73C76"/>
    <w:rsid w:val="00D74203"/>
    <w:rsid w:val="00D74286"/>
    <w:rsid w:val="00D74D43"/>
    <w:rsid w:val="00D766CE"/>
    <w:rsid w:val="00D83FEF"/>
    <w:rsid w:val="00D84114"/>
    <w:rsid w:val="00D84EF2"/>
    <w:rsid w:val="00D86624"/>
    <w:rsid w:val="00D906B6"/>
    <w:rsid w:val="00D9215E"/>
    <w:rsid w:val="00D92668"/>
    <w:rsid w:val="00D95445"/>
    <w:rsid w:val="00D959D3"/>
    <w:rsid w:val="00D95AC5"/>
    <w:rsid w:val="00D979FA"/>
    <w:rsid w:val="00DA0D39"/>
    <w:rsid w:val="00DA3081"/>
    <w:rsid w:val="00DA3D64"/>
    <w:rsid w:val="00DA4D76"/>
    <w:rsid w:val="00DA728C"/>
    <w:rsid w:val="00DB03A3"/>
    <w:rsid w:val="00DB213B"/>
    <w:rsid w:val="00DB219A"/>
    <w:rsid w:val="00DB3509"/>
    <w:rsid w:val="00DB4664"/>
    <w:rsid w:val="00DB4F92"/>
    <w:rsid w:val="00DB635B"/>
    <w:rsid w:val="00DB69A7"/>
    <w:rsid w:val="00DB6F91"/>
    <w:rsid w:val="00DB7D71"/>
    <w:rsid w:val="00DB7FA3"/>
    <w:rsid w:val="00DC0902"/>
    <w:rsid w:val="00DC5506"/>
    <w:rsid w:val="00DC6399"/>
    <w:rsid w:val="00DC7CE4"/>
    <w:rsid w:val="00DD0E4B"/>
    <w:rsid w:val="00DD19CE"/>
    <w:rsid w:val="00DD3014"/>
    <w:rsid w:val="00DD3139"/>
    <w:rsid w:val="00DD6761"/>
    <w:rsid w:val="00DE2E90"/>
    <w:rsid w:val="00DE453C"/>
    <w:rsid w:val="00DE4DD0"/>
    <w:rsid w:val="00DE4F96"/>
    <w:rsid w:val="00DE5918"/>
    <w:rsid w:val="00DE76B8"/>
    <w:rsid w:val="00DE77D8"/>
    <w:rsid w:val="00DF28C0"/>
    <w:rsid w:val="00DF2AD4"/>
    <w:rsid w:val="00DF3224"/>
    <w:rsid w:val="00DF4111"/>
    <w:rsid w:val="00E017B0"/>
    <w:rsid w:val="00E01E5A"/>
    <w:rsid w:val="00E057B2"/>
    <w:rsid w:val="00E057BF"/>
    <w:rsid w:val="00E05FBE"/>
    <w:rsid w:val="00E10F3C"/>
    <w:rsid w:val="00E11D52"/>
    <w:rsid w:val="00E11DF0"/>
    <w:rsid w:val="00E12C4A"/>
    <w:rsid w:val="00E13707"/>
    <w:rsid w:val="00E13AF4"/>
    <w:rsid w:val="00E158C0"/>
    <w:rsid w:val="00E164BD"/>
    <w:rsid w:val="00E17098"/>
    <w:rsid w:val="00E209EE"/>
    <w:rsid w:val="00E21419"/>
    <w:rsid w:val="00E21B87"/>
    <w:rsid w:val="00E23168"/>
    <w:rsid w:val="00E272FB"/>
    <w:rsid w:val="00E27330"/>
    <w:rsid w:val="00E309C0"/>
    <w:rsid w:val="00E315B0"/>
    <w:rsid w:val="00E315E6"/>
    <w:rsid w:val="00E3191B"/>
    <w:rsid w:val="00E329E0"/>
    <w:rsid w:val="00E32EA8"/>
    <w:rsid w:val="00E350E1"/>
    <w:rsid w:val="00E36F54"/>
    <w:rsid w:val="00E41CE5"/>
    <w:rsid w:val="00E41FBE"/>
    <w:rsid w:val="00E424BC"/>
    <w:rsid w:val="00E428CC"/>
    <w:rsid w:val="00E42DD9"/>
    <w:rsid w:val="00E433EF"/>
    <w:rsid w:val="00E43B16"/>
    <w:rsid w:val="00E43DF5"/>
    <w:rsid w:val="00E45DB8"/>
    <w:rsid w:val="00E46ABE"/>
    <w:rsid w:val="00E47C2B"/>
    <w:rsid w:val="00E47F8C"/>
    <w:rsid w:val="00E52757"/>
    <w:rsid w:val="00E55B3E"/>
    <w:rsid w:val="00E55E64"/>
    <w:rsid w:val="00E56D1D"/>
    <w:rsid w:val="00E577BA"/>
    <w:rsid w:val="00E60CB7"/>
    <w:rsid w:val="00E60FCB"/>
    <w:rsid w:val="00E61BEF"/>
    <w:rsid w:val="00E639DF"/>
    <w:rsid w:val="00E6452A"/>
    <w:rsid w:val="00E74656"/>
    <w:rsid w:val="00E746C0"/>
    <w:rsid w:val="00E75402"/>
    <w:rsid w:val="00E759FA"/>
    <w:rsid w:val="00E768FC"/>
    <w:rsid w:val="00E7788D"/>
    <w:rsid w:val="00E84CA1"/>
    <w:rsid w:val="00E85A4A"/>
    <w:rsid w:val="00E85AF2"/>
    <w:rsid w:val="00E92395"/>
    <w:rsid w:val="00E926BD"/>
    <w:rsid w:val="00E92F63"/>
    <w:rsid w:val="00E9372C"/>
    <w:rsid w:val="00E94759"/>
    <w:rsid w:val="00E95615"/>
    <w:rsid w:val="00E979C5"/>
    <w:rsid w:val="00EA0716"/>
    <w:rsid w:val="00EA204C"/>
    <w:rsid w:val="00EA2219"/>
    <w:rsid w:val="00EA268E"/>
    <w:rsid w:val="00EA3B6E"/>
    <w:rsid w:val="00EB09A3"/>
    <w:rsid w:val="00EB0E8B"/>
    <w:rsid w:val="00EB1ADD"/>
    <w:rsid w:val="00EB2901"/>
    <w:rsid w:val="00EB295F"/>
    <w:rsid w:val="00EB3E94"/>
    <w:rsid w:val="00EB73D6"/>
    <w:rsid w:val="00EC242A"/>
    <w:rsid w:val="00EC621F"/>
    <w:rsid w:val="00EC70FC"/>
    <w:rsid w:val="00ED36FF"/>
    <w:rsid w:val="00ED4E1A"/>
    <w:rsid w:val="00ED7CA5"/>
    <w:rsid w:val="00EE023C"/>
    <w:rsid w:val="00EE19C7"/>
    <w:rsid w:val="00EE1D1B"/>
    <w:rsid w:val="00EE24FD"/>
    <w:rsid w:val="00EE3207"/>
    <w:rsid w:val="00EE34F2"/>
    <w:rsid w:val="00EE3D8B"/>
    <w:rsid w:val="00EE464B"/>
    <w:rsid w:val="00EE7937"/>
    <w:rsid w:val="00EED2E8"/>
    <w:rsid w:val="00EF01C6"/>
    <w:rsid w:val="00EF0941"/>
    <w:rsid w:val="00EF0FE7"/>
    <w:rsid w:val="00EF171F"/>
    <w:rsid w:val="00EF24EF"/>
    <w:rsid w:val="00EF3DEC"/>
    <w:rsid w:val="00EF3F00"/>
    <w:rsid w:val="00EF4CF1"/>
    <w:rsid w:val="00EF7BFE"/>
    <w:rsid w:val="00F050CF"/>
    <w:rsid w:val="00F05855"/>
    <w:rsid w:val="00F0637F"/>
    <w:rsid w:val="00F071FA"/>
    <w:rsid w:val="00F108AC"/>
    <w:rsid w:val="00F10BE3"/>
    <w:rsid w:val="00F131FC"/>
    <w:rsid w:val="00F152E1"/>
    <w:rsid w:val="00F17E59"/>
    <w:rsid w:val="00F212CE"/>
    <w:rsid w:val="00F274A8"/>
    <w:rsid w:val="00F274BF"/>
    <w:rsid w:val="00F27EF7"/>
    <w:rsid w:val="00F317E2"/>
    <w:rsid w:val="00F31D2A"/>
    <w:rsid w:val="00F35FDC"/>
    <w:rsid w:val="00F4101D"/>
    <w:rsid w:val="00F4146D"/>
    <w:rsid w:val="00F44672"/>
    <w:rsid w:val="00F45290"/>
    <w:rsid w:val="00F511A7"/>
    <w:rsid w:val="00F531B7"/>
    <w:rsid w:val="00F53BE9"/>
    <w:rsid w:val="00F555FA"/>
    <w:rsid w:val="00F55F39"/>
    <w:rsid w:val="00F578FE"/>
    <w:rsid w:val="00F57EAA"/>
    <w:rsid w:val="00F6095F"/>
    <w:rsid w:val="00F650E0"/>
    <w:rsid w:val="00F66185"/>
    <w:rsid w:val="00F662D4"/>
    <w:rsid w:val="00F66BE6"/>
    <w:rsid w:val="00F746DB"/>
    <w:rsid w:val="00F75913"/>
    <w:rsid w:val="00F774EF"/>
    <w:rsid w:val="00F7797A"/>
    <w:rsid w:val="00F81B82"/>
    <w:rsid w:val="00F828CC"/>
    <w:rsid w:val="00F830A9"/>
    <w:rsid w:val="00F84860"/>
    <w:rsid w:val="00F86278"/>
    <w:rsid w:val="00F86690"/>
    <w:rsid w:val="00F875A5"/>
    <w:rsid w:val="00F87C51"/>
    <w:rsid w:val="00F91CCA"/>
    <w:rsid w:val="00F961C5"/>
    <w:rsid w:val="00FA0C32"/>
    <w:rsid w:val="00FA229C"/>
    <w:rsid w:val="00FA2ECC"/>
    <w:rsid w:val="00FB2DA4"/>
    <w:rsid w:val="00FB341D"/>
    <w:rsid w:val="00FB3CF2"/>
    <w:rsid w:val="00FB40A6"/>
    <w:rsid w:val="00FB5155"/>
    <w:rsid w:val="00FB5875"/>
    <w:rsid w:val="00FB6354"/>
    <w:rsid w:val="00FB6B2F"/>
    <w:rsid w:val="00FB6E8D"/>
    <w:rsid w:val="00FC26E8"/>
    <w:rsid w:val="00FC3735"/>
    <w:rsid w:val="00FC3C8A"/>
    <w:rsid w:val="00FC3C8D"/>
    <w:rsid w:val="00FC4095"/>
    <w:rsid w:val="00FC48F7"/>
    <w:rsid w:val="00FD4DC2"/>
    <w:rsid w:val="00FD5385"/>
    <w:rsid w:val="00FE05BA"/>
    <w:rsid w:val="00FE0FA7"/>
    <w:rsid w:val="00FE2496"/>
    <w:rsid w:val="00FE4B2E"/>
    <w:rsid w:val="00FE7731"/>
    <w:rsid w:val="00FE777D"/>
    <w:rsid w:val="00FF40DF"/>
    <w:rsid w:val="00FF4D8D"/>
    <w:rsid w:val="00FF7CA2"/>
    <w:rsid w:val="00FF7DBF"/>
    <w:rsid w:val="01015CB3"/>
    <w:rsid w:val="0103B4F5"/>
    <w:rsid w:val="0108F8FD"/>
    <w:rsid w:val="0112AD64"/>
    <w:rsid w:val="011402F6"/>
    <w:rsid w:val="011C5389"/>
    <w:rsid w:val="011DDE7F"/>
    <w:rsid w:val="01205463"/>
    <w:rsid w:val="012C5A91"/>
    <w:rsid w:val="012F9CF8"/>
    <w:rsid w:val="0135AC57"/>
    <w:rsid w:val="013C5255"/>
    <w:rsid w:val="01466ADD"/>
    <w:rsid w:val="015186B8"/>
    <w:rsid w:val="01613840"/>
    <w:rsid w:val="0162B851"/>
    <w:rsid w:val="016B2B9E"/>
    <w:rsid w:val="01776607"/>
    <w:rsid w:val="01807EFF"/>
    <w:rsid w:val="01826387"/>
    <w:rsid w:val="01859B27"/>
    <w:rsid w:val="0185A67A"/>
    <w:rsid w:val="018B055D"/>
    <w:rsid w:val="019FF031"/>
    <w:rsid w:val="01A4714D"/>
    <w:rsid w:val="01A897AA"/>
    <w:rsid w:val="01AE89F9"/>
    <w:rsid w:val="01B2BCE0"/>
    <w:rsid w:val="01B887A1"/>
    <w:rsid w:val="01B97AD6"/>
    <w:rsid w:val="01BF3CD2"/>
    <w:rsid w:val="01C0581C"/>
    <w:rsid w:val="01C25AEB"/>
    <w:rsid w:val="01D64C19"/>
    <w:rsid w:val="01D7259D"/>
    <w:rsid w:val="01E6CD84"/>
    <w:rsid w:val="01E8E4E2"/>
    <w:rsid w:val="01EF7EFA"/>
    <w:rsid w:val="01F1387B"/>
    <w:rsid w:val="01FEC890"/>
    <w:rsid w:val="020229A9"/>
    <w:rsid w:val="02042009"/>
    <w:rsid w:val="02087C49"/>
    <w:rsid w:val="021233A6"/>
    <w:rsid w:val="02132AEF"/>
    <w:rsid w:val="02156127"/>
    <w:rsid w:val="021599B5"/>
    <w:rsid w:val="021DABC8"/>
    <w:rsid w:val="021FE60B"/>
    <w:rsid w:val="02221130"/>
    <w:rsid w:val="02269459"/>
    <w:rsid w:val="023D0406"/>
    <w:rsid w:val="023D92DF"/>
    <w:rsid w:val="02439EFA"/>
    <w:rsid w:val="0259762F"/>
    <w:rsid w:val="026F43BE"/>
    <w:rsid w:val="0283E3B5"/>
    <w:rsid w:val="0294F29C"/>
    <w:rsid w:val="0298051D"/>
    <w:rsid w:val="02A48D77"/>
    <w:rsid w:val="02A8ACEE"/>
    <w:rsid w:val="02B7D4B1"/>
    <w:rsid w:val="02B7D54C"/>
    <w:rsid w:val="02C52534"/>
    <w:rsid w:val="02C542B1"/>
    <w:rsid w:val="02DD74A3"/>
    <w:rsid w:val="02E3C13C"/>
    <w:rsid w:val="02E871BF"/>
    <w:rsid w:val="02F3E0F4"/>
    <w:rsid w:val="031505A0"/>
    <w:rsid w:val="03155DC3"/>
    <w:rsid w:val="0317439C"/>
    <w:rsid w:val="031BA821"/>
    <w:rsid w:val="032553F8"/>
    <w:rsid w:val="03359015"/>
    <w:rsid w:val="033FD430"/>
    <w:rsid w:val="03442B71"/>
    <w:rsid w:val="03570126"/>
    <w:rsid w:val="03586660"/>
    <w:rsid w:val="035CFFBA"/>
    <w:rsid w:val="036272FF"/>
    <w:rsid w:val="036DA2E3"/>
    <w:rsid w:val="037FDA27"/>
    <w:rsid w:val="037FEE07"/>
    <w:rsid w:val="03809396"/>
    <w:rsid w:val="038A9BA3"/>
    <w:rsid w:val="038C2C1D"/>
    <w:rsid w:val="039ED42B"/>
    <w:rsid w:val="03A3B517"/>
    <w:rsid w:val="03A67610"/>
    <w:rsid w:val="03A92272"/>
    <w:rsid w:val="03B21F07"/>
    <w:rsid w:val="03BA381C"/>
    <w:rsid w:val="03C4C201"/>
    <w:rsid w:val="03C6C79E"/>
    <w:rsid w:val="03F4EA53"/>
    <w:rsid w:val="03F7CE20"/>
    <w:rsid w:val="041780C0"/>
    <w:rsid w:val="041F2A91"/>
    <w:rsid w:val="04259AC7"/>
    <w:rsid w:val="04345B55"/>
    <w:rsid w:val="043D056B"/>
    <w:rsid w:val="04434C23"/>
    <w:rsid w:val="0445A129"/>
    <w:rsid w:val="0448E22E"/>
    <w:rsid w:val="0448EB7A"/>
    <w:rsid w:val="044F7BA5"/>
    <w:rsid w:val="04511BF9"/>
    <w:rsid w:val="0451E957"/>
    <w:rsid w:val="045B2302"/>
    <w:rsid w:val="045C24B0"/>
    <w:rsid w:val="04613629"/>
    <w:rsid w:val="047311B7"/>
    <w:rsid w:val="0473EDF9"/>
    <w:rsid w:val="047834BC"/>
    <w:rsid w:val="0478E161"/>
    <w:rsid w:val="04860332"/>
    <w:rsid w:val="048934C3"/>
    <w:rsid w:val="04A01BFE"/>
    <w:rsid w:val="04C63891"/>
    <w:rsid w:val="04C7DC97"/>
    <w:rsid w:val="04CA1665"/>
    <w:rsid w:val="04D28696"/>
    <w:rsid w:val="04D95E01"/>
    <w:rsid w:val="04E5A4E6"/>
    <w:rsid w:val="0507DEAC"/>
    <w:rsid w:val="052646DB"/>
    <w:rsid w:val="053DC1D4"/>
    <w:rsid w:val="05416644"/>
    <w:rsid w:val="05431C77"/>
    <w:rsid w:val="0559D499"/>
    <w:rsid w:val="057092C9"/>
    <w:rsid w:val="057D5032"/>
    <w:rsid w:val="059995E6"/>
    <w:rsid w:val="05A641D0"/>
    <w:rsid w:val="05A8AE84"/>
    <w:rsid w:val="05ACAD0F"/>
    <w:rsid w:val="05B2D233"/>
    <w:rsid w:val="05B485BA"/>
    <w:rsid w:val="05D11413"/>
    <w:rsid w:val="05D23F6A"/>
    <w:rsid w:val="05D2DBFD"/>
    <w:rsid w:val="05D83256"/>
    <w:rsid w:val="05DADA24"/>
    <w:rsid w:val="05E04EEB"/>
    <w:rsid w:val="05E885B5"/>
    <w:rsid w:val="05EB48D0"/>
    <w:rsid w:val="05F3D9C9"/>
    <w:rsid w:val="05FD8EAC"/>
    <w:rsid w:val="0606E939"/>
    <w:rsid w:val="061F1EA1"/>
    <w:rsid w:val="0621D38B"/>
    <w:rsid w:val="062742CB"/>
    <w:rsid w:val="062FF1D0"/>
    <w:rsid w:val="06312A87"/>
    <w:rsid w:val="06611820"/>
    <w:rsid w:val="0663DBDD"/>
    <w:rsid w:val="066A4025"/>
    <w:rsid w:val="0677F40E"/>
    <w:rsid w:val="0689263E"/>
    <w:rsid w:val="06904099"/>
    <w:rsid w:val="06924D14"/>
    <w:rsid w:val="0695EB93"/>
    <w:rsid w:val="0698680A"/>
    <w:rsid w:val="069F6E04"/>
    <w:rsid w:val="06A4966D"/>
    <w:rsid w:val="06A8B86F"/>
    <w:rsid w:val="06AD8189"/>
    <w:rsid w:val="06AF4551"/>
    <w:rsid w:val="06B78A38"/>
    <w:rsid w:val="06C40D11"/>
    <w:rsid w:val="06C7DD90"/>
    <w:rsid w:val="06C86A43"/>
    <w:rsid w:val="06ECBF49"/>
    <w:rsid w:val="06ED500A"/>
    <w:rsid w:val="06F8212F"/>
    <w:rsid w:val="06F99478"/>
    <w:rsid w:val="06FB5863"/>
    <w:rsid w:val="06FC965D"/>
    <w:rsid w:val="0701B56B"/>
    <w:rsid w:val="0712A07E"/>
    <w:rsid w:val="0713E2F6"/>
    <w:rsid w:val="07190856"/>
    <w:rsid w:val="071C8449"/>
    <w:rsid w:val="07214867"/>
    <w:rsid w:val="073A11EE"/>
    <w:rsid w:val="073A4C95"/>
    <w:rsid w:val="073ACD58"/>
    <w:rsid w:val="073F219E"/>
    <w:rsid w:val="0748C846"/>
    <w:rsid w:val="074962FE"/>
    <w:rsid w:val="07516D7B"/>
    <w:rsid w:val="075AC346"/>
    <w:rsid w:val="0762CDA0"/>
    <w:rsid w:val="0764A4C7"/>
    <w:rsid w:val="07714081"/>
    <w:rsid w:val="07782E99"/>
    <w:rsid w:val="078224E5"/>
    <w:rsid w:val="079D07BE"/>
    <w:rsid w:val="07AAE51A"/>
    <w:rsid w:val="07ABEF3C"/>
    <w:rsid w:val="07AF5AFD"/>
    <w:rsid w:val="07BE6D77"/>
    <w:rsid w:val="07C168EE"/>
    <w:rsid w:val="07C63EF7"/>
    <w:rsid w:val="07C6EE77"/>
    <w:rsid w:val="07C7088E"/>
    <w:rsid w:val="07D4753A"/>
    <w:rsid w:val="07D96EE3"/>
    <w:rsid w:val="07DBDC4C"/>
    <w:rsid w:val="07E3A2F1"/>
    <w:rsid w:val="07E77FFB"/>
    <w:rsid w:val="07F0F7E7"/>
    <w:rsid w:val="07F9AD8D"/>
    <w:rsid w:val="08029520"/>
    <w:rsid w:val="080B91A1"/>
    <w:rsid w:val="080CCAA0"/>
    <w:rsid w:val="0813DDDF"/>
    <w:rsid w:val="081D37F3"/>
    <w:rsid w:val="08205652"/>
    <w:rsid w:val="082158FB"/>
    <w:rsid w:val="08222EEB"/>
    <w:rsid w:val="082C056E"/>
    <w:rsid w:val="08430059"/>
    <w:rsid w:val="0847A723"/>
    <w:rsid w:val="084946EE"/>
    <w:rsid w:val="084E9A93"/>
    <w:rsid w:val="08594052"/>
    <w:rsid w:val="08609E30"/>
    <w:rsid w:val="08624277"/>
    <w:rsid w:val="08695083"/>
    <w:rsid w:val="08740C09"/>
    <w:rsid w:val="0875CCFE"/>
    <w:rsid w:val="0887939C"/>
    <w:rsid w:val="088CE676"/>
    <w:rsid w:val="089F14D4"/>
    <w:rsid w:val="08A7B69B"/>
    <w:rsid w:val="08A80E61"/>
    <w:rsid w:val="08AED3BB"/>
    <w:rsid w:val="08B47682"/>
    <w:rsid w:val="08BE10FA"/>
    <w:rsid w:val="08C6FE5E"/>
    <w:rsid w:val="08CB484F"/>
    <w:rsid w:val="08CCC66C"/>
    <w:rsid w:val="08CD23B9"/>
    <w:rsid w:val="08D035BD"/>
    <w:rsid w:val="08DBEBEB"/>
    <w:rsid w:val="08DFA781"/>
    <w:rsid w:val="08E2C2A0"/>
    <w:rsid w:val="08E971DA"/>
    <w:rsid w:val="0902A38F"/>
    <w:rsid w:val="09163D01"/>
    <w:rsid w:val="0919EB87"/>
    <w:rsid w:val="091B1B24"/>
    <w:rsid w:val="0922CEE5"/>
    <w:rsid w:val="0930EFBD"/>
    <w:rsid w:val="09326820"/>
    <w:rsid w:val="0937CDF2"/>
    <w:rsid w:val="0940CE12"/>
    <w:rsid w:val="09496ABF"/>
    <w:rsid w:val="0949875E"/>
    <w:rsid w:val="094E60D7"/>
    <w:rsid w:val="09674593"/>
    <w:rsid w:val="096B3AA8"/>
    <w:rsid w:val="0971CC18"/>
    <w:rsid w:val="0985D008"/>
    <w:rsid w:val="09863317"/>
    <w:rsid w:val="099168E4"/>
    <w:rsid w:val="099AFCD8"/>
    <w:rsid w:val="09A8F660"/>
    <w:rsid w:val="09B07CF5"/>
    <w:rsid w:val="09B67003"/>
    <w:rsid w:val="09C40F48"/>
    <w:rsid w:val="09C4D65D"/>
    <w:rsid w:val="09D47C01"/>
    <w:rsid w:val="09E5EDA2"/>
    <w:rsid w:val="09F1FC6C"/>
    <w:rsid w:val="09F3FB2F"/>
    <w:rsid w:val="09F42B16"/>
    <w:rsid w:val="09F463C0"/>
    <w:rsid w:val="0A0B93BC"/>
    <w:rsid w:val="0A1AB6A1"/>
    <w:rsid w:val="0A1FF10A"/>
    <w:rsid w:val="0A2C59E9"/>
    <w:rsid w:val="0A426307"/>
    <w:rsid w:val="0A5471D2"/>
    <w:rsid w:val="0A547470"/>
    <w:rsid w:val="0A5E729C"/>
    <w:rsid w:val="0A63FC3A"/>
    <w:rsid w:val="0A6A9B2C"/>
    <w:rsid w:val="0A77CB16"/>
    <w:rsid w:val="0A7ED657"/>
    <w:rsid w:val="0A87DBC7"/>
    <w:rsid w:val="0A9B9B20"/>
    <w:rsid w:val="0AB74905"/>
    <w:rsid w:val="0AC14EA4"/>
    <w:rsid w:val="0AC65EBA"/>
    <w:rsid w:val="0ACC6305"/>
    <w:rsid w:val="0AD4A178"/>
    <w:rsid w:val="0AD99925"/>
    <w:rsid w:val="0AEA0EB7"/>
    <w:rsid w:val="0AEE2241"/>
    <w:rsid w:val="0AEF2DF4"/>
    <w:rsid w:val="0AF42633"/>
    <w:rsid w:val="0AF519E1"/>
    <w:rsid w:val="0AF67E46"/>
    <w:rsid w:val="0B00C821"/>
    <w:rsid w:val="0B070A13"/>
    <w:rsid w:val="0B07E10E"/>
    <w:rsid w:val="0B0EF666"/>
    <w:rsid w:val="0B117044"/>
    <w:rsid w:val="0B16DA1D"/>
    <w:rsid w:val="0B1B27C5"/>
    <w:rsid w:val="0B1FC100"/>
    <w:rsid w:val="0B21D2CC"/>
    <w:rsid w:val="0B25DB06"/>
    <w:rsid w:val="0B26DD32"/>
    <w:rsid w:val="0B2A7E4A"/>
    <w:rsid w:val="0B2E7810"/>
    <w:rsid w:val="0B2EBED3"/>
    <w:rsid w:val="0B3960EA"/>
    <w:rsid w:val="0B401DB1"/>
    <w:rsid w:val="0B437302"/>
    <w:rsid w:val="0B45192E"/>
    <w:rsid w:val="0B493C2D"/>
    <w:rsid w:val="0B4D8AFE"/>
    <w:rsid w:val="0B516248"/>
    <w:rsid w:val="0B5BAC4A"/>
    <w:rsid w:val="0B625AEF"/>
    <w:rsid w:val="0B6C7A21"/>
    <w:rsid w:val="0B6DF131"/>
    <w:rsid w:val="0B9317C5"/>
    <w:rsid w:val="0BA619CC"/>
    <w:rsid w:val="0BAA4442"/>
    <w:rsid w:val="0BB06D5B"/>
    <w:rsid w:val="0BB8B94B"/>
    <w:rsid w:val="0BD7BFFC"/>
    <w:rsid w:val="0BE1CEA6"/>
    <w:rsid w:val="0BF42804"/>
    <w:rsid w:val="0BFB27AA"/>
    <w:rsid w:val="0C0203ED"/>
    <w:rsid w:val="0C067D61"/>
    <w:rsid w:val="0C08F2AC"/>
    <w:rsid w:val="0C152959"/>
    <w:rsid w:val="0C19A330"/>
    <w:rsid w:val="0C1D35BA"/>
    <w:rsid w:val="0C49CCC1"/>
    <w:rsid w:val="0C4A2708"/>
    <w:rsid w:val="0C4BF48E"/>
    <w:rsid w:val="0C620900"/>
    <w:rsid w:val="0C638107"/>
    <w:rsid w:val="0C679D87"/>
    <w:rsid w:val="0C6ABC02"/>
    <w:rsid w:val="0C768EC0"/>
    <w:rsid w:val="0C789F3A"/>
    <w:rsid w:val="0C7D455E"/>
    <w:rsid w:val="0C87BAA3"/>
    <w:rsid w:val="0C9D247B"/>
    <w:rsid w:val="0CB131AE"/>
    <w:rsid w:val="0CBBC55D"/>
    <w:rsid w:val="0CD4AF0E"/>
    <w:rsid w:val="0CD7E2BF"/>
    <w:rsid w:val="0CE7F10B"/>
    <w:rsid w:val="0CEDFBDD"/>
    <w:rsid w:val="0CFB8AF1"/>
    <w:rsid w:val="0D015E94"/>
    <w:rsid w:val="0D04D1AF"/>
    <w:rsid w:val="0D0531F9"/>
    <w:rsid w:val="0D0D0394"/>
    <w:rsid w:val="0D18422A"/>
    <w:rsid w:val="0D53AD43"/>
    <w:rsid w:val="0D5A938A"/>
    <w:rsid w:val="0D72D67D"/>
    <w:rsid w:val="0D7507CA"/>
    <w:rsid w:val="0D8A615F"/>
    <w:rsid w:val="0D8B6176"/>
    <w:rsid w:val="0D966B76"/>
    <w:rsid w:val="0D972CE8"/>
    <w:rsid w:val="0DA2008F"/>
    <w:rsid w:val="0DABE2E6"/>
    <w:rsid w:val="0DB80B9F"/>
    <w:rsid w:val="0DD5C112"/>
    <w:rsid w:val="0DDBBE2A"/>
    <w:rsid w:val="0DDF6202"/>
    <w:rsid w:val="0DDFB32A"/>
    <w:rsid w:val="0DE3046B"/>
    <w:rsid w:val="0DE42E5B"/>
    <w:rsid w:val="0DE62FB2"/>
    <w:rsid w:val="0DF744EE"/>
    <w:rsid w:val="0DFCEFD1"/>
    <w:rsid w:val="0E0358FD"/>
    <w:rsid w:val="0E035DAD"/>
    <w:rsid w:val="0E0F22D7"/>
    <w:rsid w:val="0E10205A"/>
    <w:rsid w:val="0E1C0881"/>
    <w:rsid w:val="0E2A8F2B"/>
    <w:rsid w:val="0E3589C9"/>
    <w:rsid w:val="0E46A4C8"/>
    <w:rsid w:val="0E4CB7C9"/>
    <w:rsid w:val="0E707A8B"/>
    <w:rsid w:val="0E759D5F"/>
    <w:rsid w:val="0E77A158"/>
    <w:rsid w:val="0E93CC90"/>
    <w:rsid w:val="0E9949BB"/>
    <w:rsid w:val="0E9B0DBB"/>
    <w:rsid w:val="0E9D85BE"/>
    <w:rsid w:val="0E9EFAD7"/>
    <w:rsid w:val="0EA318BE"/>
    <w:rsid w:val="0EA4D382"/>
    <w:rsid w:val="0EB53DA4"/>
    <w:rsid w:val="0ED29800"/>
    <w:rsid w:val="0EDC2E64"/>
    <w:rsid w:val="0EDF7718"/>
    <w:rsid w:val="0EE4488B"/>
    <w:rsid w:val="0EEB47D7"/>
    <w:rsid w:val="0EED3D17"/>
    <w:rsid w:val="0EF5662F"/>
    <w:rsid w:val="0EF83BAC"/>
    <w:rsid w:val="0EFF7CB1"/>
    <w:rsid w:val="0F077B8D"/>
    <w:rsid w:val="0F0F71D2"/>
    <w:rsid w:val="0F16188E"/>
    <w:rsid w:val="0F2290B6"/>
    <w:rsid w:val="0F253F3F"/>
    <w:rsid w:val="0F295A56"/>
    <w:rsid w:val="0F750F4A"/>
    <w:rsid w:val="0F762A33"/>
    <w:rsid w:val="0F8509E9"/>
    <w:rsid w:val="0F90796E"/>
    <w:rsid w:val="0FA40DF5"/>
    <w:rsid w:val="0FD57D54"/>
    <w:rsid w:val="0FED9EDD"/>
    <w:rsid w:val="0FFEAE9F"/>
    <w:rsid w:val="0FFFEA56"/>
    <w:rsid w:val="100432ED"/>
    <w:rsid w:val="1006FDC6"/>
    <w:rsid w:val="101E81F7"/>
    <w:rsid w:val="102C360A"/>
    <w:rsid w:val="10351136"/>
    <w:rsid w:val="1038A77C"/>
    <w:rsid w:val="103999AA"/>
    <w:rsid w:val="103D877E"/>
    <w:rsid w:val="104007C8"/>
    <w:rsid w:val="1045390D"/>
    <w:rsid w:val="10528F73"/>
    <w:rsid w:val="10599F30"/>
    <w:rsid w:val="1068A157"/>
    <w:rsid w:val="10772B5B"/>
    <w:rsid w:val="10780051"/>
    <w:rsid w:val="107A5896"/>
    <w:rsid w:val="10838C9F"/>
    <w:rsid w:val="10849340"/>
    <w:rsid w:val="108A6A71"/>
    <w:rsid w:val="10977A98"/>
    <w:rsid w:val="109A5FF8"/>
    <w:rsid w:val="10A342E9"/>
    <w:rsid w:val="10A69EB8"/>
    <w:rsid w:val="10A904BC"/>
    <w:rsid w:val="10C8716A"/>
    <w:rsid w:val="10CAE7B8"/>
    <w:rsid w:val="10D91C23"/>
    <w:rsid w:val="10E47A35"/>
    <w:rsid w:val="10E51AE3"/>
    <w:rsid w:val="10ECD4BD"/>
    <w:rsid w:val="10F069A9"/>
    <w:rsid w:val="10F08E9C"/>
    <w:rsid w:val="10FA9B87"/>
    <w:rsid w:val="110298A5"/>
    <w:rsid w:val="11038177"/>
    <w:rsid w:val="1110F73E"/>
    <w:rsid w:val="1112B934"/>
    <w:rsid w:val="112968F2"/>
    <w:rsid w:val="113A5415"/>
    <w:rsid w:val="114B198F"/>
    <w:rsid w:val="114DEBA1"/>
    <w:rsid w:val="114E1F87"/>
    <w:rsid w:val="114F4566"/>
    <w:rsid w:val="114F5C2B"/>
    <w:rsid w:val="114F6565"/>
    <w:rsid w:val="11544881"/>
    <w:rsid w:val="1155B3D3"/>
    <w:rsid w:val="11580EC3"/>
    <w:rsid w:val="115A2DB6"/>
    <w:rsid w:val="116222B1"/>
    <w:rsid w:val="1172BADC"/>
    <w:rsid w:val="1179BF67"/>
    <w:rsid w:val="1182DCB7"/>
    <w:rsid w:val="11892DAE"/>
    <w:rsid w:val="119622C2"/>
    <w:rsid w:val="11996AE3"/>
    <w:rsid w:val="119A802C"/>
    <w:rsid w:val="11B1681E"/>
    <w:rsid w:val="11B73497"/>
    <w:rsid w:val="11E1B1BA"/>
    <w:rsid w:val="11F8D7AC"/>
    <w:rsid w:val="12025CD4"/>
    <w:rsid w:val="1207604C"/>
    <w:rsid w:val="120CC537"/>
    <w:rsid w:val="12189394"/>
    <w:rsid w:val="122BDDEF"/>
    <w:rsid w:val="1230F23B"/>
    <w:rsid w:val="123B65D5"/>
    <w:rsid w:val="124F4C7D"/>
    <w:rsid w:val="125A19CF"/>
    <w:rsid w:val="126E8486"/>
    <w:rsid w:val="12736064"/>
    <w:rsid w:val="1298D333"/>
    <w:rsid w:val="12A2FAA3"/>
    <w:rsid w:val="12AE6E06"/>
    <w:rsid w:val="12B33B78"/>
    <w:rsid w:val="12C1ACD4"/>
    <w:rsid w:val="12CD1207"/>
    <w:rsid w:val="12CDC769"/>
    <w:rsid w:val="12DF94DF"/>
    <w:rsid w:val="12F3CC87"/>
    <w:rsid w:val="12FB8696"/>
    <w:rsid w:val="12FFB224"/>
    <w:rsid w:val="13033AD9"/>
    <w:rsid w:val="130DFB74"/>
    <w:rsid w:val="13103C01"/>
    <w:rsid w:val="13159577"/>
    <w:rsid w:val="134902F5"/>
    <w:rsid w:val="1349E309"/>
    <w:rsid w:val="136AC103"/>
    <w:rsid w:val="1384BA25"/>
    <w:rsid w:val="1388183F"/>
    <w:rsid w:val="13894C21"/>
    <w:rsid w:val="139B8B7E"/>
    <w:rsid w:val="13A05878"/>
    <w:rsid w:val="13A3C094"/>
    <w:rsid w:val="13B19E3C"/>
    <w:rsid w:val="13F23B75"/>
    <w:rsid w:val="13FFB5A9"/>
    <w:rsid w:val="1402E0B5"/>
    <w:rsid w:val="140F49CF"/>
    <w:rsid w:val="1417673E"/>
    <w:rsid w:val="141A8D74"/>
    <w:rsid w:val="14232DA7"/>
    <w:rsid w:val="14256C4D"/>
    <w:rsid w:val="142FA0DE"/>
    <w:rsid w:val="1432E063"/>
    <w:rsid w:val="1437ED1D"/>
    <w:rsid w:val="1439F3F6"/>
    <w:rsid w:val="143ACE90"/>
    <w:rsid w:val="1441F533"/>
    <w:rsid w:val="144857FB"/>
    <w:rsid w:val="145029E6"/>
    <w:rsid w:val="145B548E"/>
    <w:rsid w:val="14882B95"/>
    <w:rsid w:val="14A04FBE"/>
    <w:rsid w:val="14BD630A"/>
    <w:rsid w:val="14BFC58A"/>
    <w:rsid w:val="14C8A7F7"/>
    <w:rsid w:val="14CC7595"/>
    <w:rsid w:val="14D349B1"/>
    <w:rsid w:val="14FD41DB"/>
    <w:rsid w:val="1505181A"/>
    <w:rsid w:val="15107A42"/>
    <w:rsid w:val="151135E2"/>
    <w:rsid w:val="1518781C"/>
    <w:rsid w:val="151A1624"/>
    <w:rsid w:val="151C583A"/>
    <w:rsid w:val="151D778E"/>
    <w:rsid w:val="1525C34C"/>
    <w:rsid w:val="154A55F9"/>
    <w:rsid w:val="15547F3D"/>
    <w:rsid w:val="1555022D"/>
    <w:rsid w:val="15573802"/>
    <w:rsid w:val="155F5FFF"/>
    <w:rsid w:val="15628C99"/>
    <w:rsid w:val="156A876B"/>
    <w:rsid w:val="15727146"/>
    <w:rsid w:val="15762157"/>
    <w:rsid w:val="1579F0BA"/>
    <w:rsid w:val="157BED07"/>
    <w:rsid w:val="15823B9D"/>
    <w:rsid w:val="15838C39"/>
    <w:rsid w:val="159E568E"/>
    <w:rsid w:val="15C068B8"/>
    <w:rsid w:val="15C2821F"/>
    <w:rsid w:val="15C29752"/>
    <w:rsid w:val="15DDA816"/>
    <w:rsid w:val="15E73231"/>
    <w:rsid w:val="15E7B6CB"/>
    <w:rsid w:val="15EBF975"/>
    <w:rsid w:val="15EDAC71"/>
    <w:rsid w:val="15F1B877"/>
    <w:rsid w:val="16028356"/>
    <w:rsid w:val="1603749B"/>
    <w:rsid w:val="1613719D"/>
    <w:rsid w:val="161CD3B5"/>
    <w:rsid w:val="161F7981"/>
    <w:rsid w:val="162957F9"/>
    <w:rsid w:val="165128BC"/>
    <w:rsid w:val="165729D4"/>
    <w:rsid w:val="165F6E4D"/>
    <w:rsid w:val="166800D2"/>
    <w:rsid w:val="1672A9BC"/>
    <w:rsid w:val="1672F8F9"/>
    <w:rsid w:val="16786E13"/>
    <w:rsid w:val="168F25BC"/>
    <w:rsid w:val="1691EBA9"/>
    <w:rsid w:val="169DC943"/>
    <w:rsid w:val="16A7F4B3"/>
    <w:rsid w:val="16B5B8EC"/>
    <w:rsid w:val="16B65724"/>
    <w:rsid w:val="16BE1C42"/>
    <w:rsid w:val="16C08E98"/>
    <w:rsid w:val="16C282D7"/>
    <w:rsid w:val="16C342CD"/>
    <w:rsid w:val="16CDE7BB"/>
    <w:rsid w:val="16D337C0"/>
    <w:rsid w:val="16D351EB"/>
    <w:rsid w:val="16F9E9D0"/>
    <w:rsid w:val="17062B3A"/>
    <w:rsid w:val="170776B3"/>
    <w:rsid w:val="1710C967"/>
    <w:rsid w:val="171EA929"/>
    <w:rsid w:val="172D6E2F"/>
    <w:rsid w:val="172E3499"/>
    <w:rsid w:val="17370157"/>
    <w:rsid w:val="1750B6C1"/>
    <w:rsid w:val="17527F06"/>
    <w:rsid w:val="1763F25E"/>
    <w:rsid w:val="17640460"/>
    <w:rsid w:val="17656FEC"/>
    <w:rsid w:val="176A832A"/>
    <w:rsid w:val="1772C49E"/>
    <w:rsid w:val="177B31DC"/>
    <w:rsid w:val="177CEB09"/>
    <w:rsid w:val="17894C35"/>
    <w:rsid w:val="17A5106E"/>
    <w:rsid w:val="17A66A6A"/>
    <w:rsid w:val="17AF2B76"/>
    <w:rsid w:val="17B7438F"/>
    <w:rsid w:val="17B87E12"/>
    <w:rsid w:val="17C0870C"/>
    <w:rsid w:val="17C0A0FE"/>
    <w:rsid w:val="17C19026"/>
    <w:rsid w:val="17C230BB"/>
    <w:rsid w:val="17CCC351"/>
    <w:rsid w:val="17CD6186"/>
    <w:rsid w:val="17CF61F0"/>
    <w:rsid w:val="17D91B04"/>
    <w:rsid w:val="17E0FA6F"/>
    <w:rsid w:val="17E16173"/>
    <w:rsid w:val="17E5AD5F"/>
    <w:rsid w:val="17F9A299"/>
    <w:rsid w:val="17FB15E2"/>
    <w:rsid w:val="17FCC977"/>
    <w:rsid w:val="17FE2488"/>
    <w:rsid w:val="180AFB81"/>
    <w:rsid w:val="1811C082"/>
    <w:rsid w:val="181672F9"/>
    <w:rsid w:val="181FC8DF"/>
    <w:rsid w:val="18245072"/>
    <w:rsid w:val="183391AF"/>
    <w:rsid w:val="18359EEF"/>
    <w:rsid w:val="183C5D24"/>
    <w:rsid w:val="183CAF03"/>
    <w:rsid w:val="184DFE6A"/>
    <w:rsid w:val="1850328B"/>
    <w:rsid w:val="18602E29"/>
    <w:rsid w:val="18725F53"/>
    <w:rsid w:val="187CA5A0"/>
    <w:rsid w:val="1880B509"/>
    <w:rsid w:val="18832973"/>
    <w:rsid w:val="18848E1B"/>
    <w:rsid w:val="1896D9B2"/>
    <w:rsid w:val="189CD0C8"/>
    <w:rsid w:val="18A476B8"/>
    <w:rsid w:val="18A7E00D"/>
    <w:rsid w:val="18BC6BA2"/>
    <w:rsid w:val="18BE7F12"/>
    <w:rsid w:val="18BF02CF"/>
    <w:rsid w:val="18CA10C5"/>
    <w:rsid w:val="18D457D3"/>
    <w:rsid w:val="18DA6542"/>
    <w:rsid w:val="18EB10B6"/>
    <w:rsid w:val="18F45B33"/>
    <w:rsid w:val="18F4F889"/>
    <w:rsid w:val="18FD2C3A"/>
    <w:rsid w:val="190CBB79"/>
    <w:rsid w:val="1917B24A"/>
    <w:rsid w:val="1918BC94"/>
    <w:rsid w:val="191A5A45"/>
    <w:rsid w:val="191CD3C6"/>
    <w:rsid w:val="192092D5"/>
    <w:rsid w:val="1922AA26"/>
    <w:rsid w:val="19327D8A"/>
    <w:rsid w:val="1937C38B"/>
    <w:rsid w:val="193B5B4B"/>
    <w:rsid w:val="194839D9"/>
    <w:rsid w:val="194E7F54"/>
    <w:rsid w:val="197875CB"/>
    <w:rsid w:val="1987FA54"/>
    <w:rsid w:val="198C6EDE"/>
    <w:rsid w:val="198CB185"/>
    <w:rsid w:val="1994AC4C"/>
    <w:rsid w:val="1999584F"/>
    <w:rsid w:val="19BA690C"/>
    <w:rsid w:val="19C688E5"/>
    <w:rsid w:val="19CF327D"/>
    <w:rsid w:val="19E6D66B"/>
    <w:rsid w:val="19F18A7C"/>
    <w:rsid w:val="19F1B121"/>
    <w:rsid w:val="19F8D49E"/>
    <w:rsid w:val="1A027960"/>
    <w:rsid w:val="1A10B6AE"/>
    <w:rsid w:val="1A1740D4"/>
    <w:rsid w:val="1A1E5D1B"/>
    <w:rsid w:val="1A235652"/>
    <w:rsid w:val="1A23E78D"/>
    <w:rsid w:val="1A243D67"/>
    <w:rsid w:val="1A298D92"/>
    <w:rsid w:val="1A2B8B39"/>
    <w:rsid w:val="1A3EF625"/>
    <w:rsid w:val="1A608A6B"/>
    <w:rsid w:val="1A6AF215"/>
    <w:rsid w:val="1A758252"/>
    <w:rsid w:val="1A791D27"/>
    <w:rsid w:val="1A79FD68"/>
    <w:rsid w:val="1A7BEC7F"/>
    <w:rsid w:val="1A915D0E"/>
    <w:rsid w:val="1A98AFB8"/>
    <w:rsid w:val="1AA77034"/>
    <w:rsid w:val="1AACC6BD"/>
    <w:rsid w:val="1AB97E3C"/>
    <w:rsid w:val="1ACD21D1"/>
    <w:rsid w:val="1AD8B237"/>
    <w:rsid w:val="1AEABD34"/>
    <w:rsid w:val="1AEB222B"/>
    <w:rsid w:val="1AFEB2FD"/>
    <w:rsid w:val="1B010BFF"/>
    <w:rsid w:val="1B05A186"/>
    <w:rsid w:val="1B05B8D9"/>
    <w:rsid w:val="1B0AEAC8"/>
    <w:rsid w:val="1B0ECB4C"/>
    <w:rsid w:val="1B15A07A"/>
    <w:rsid w:val="1B1F9739"/>
    <w:rsid w:val="1B207A37"/>
    <w:rsid w:val="1B290874"/>
    <w:rsid w:val="1B2A9680"/>
    <w:rsid w:val="1B2D86AD"/>
    <w:rsid w:val="1B333070"/>
    <w:rsid w:val="1B34BE96"/>
    <w:rsid w:val="1B4A4FE1"/>
    <w:rsid w:val="1B4E4963"/>
    <w:rsid w:val="1B59DC5C"/>
    <w:rsid w:val="1B5C0EC8"/>
    <w:rsid w:val="1B5F0EEF"/>
    <w:rsid w:val="1B63D081"/>
    <w:rsid w:val="1B7CB0E7"/>
    <w:rsid w:val="1BB9F7D2"/>
    <w:rsid w:val="1BBC73E4"/>
    <w:rsid w:val="1BD6B03D"/>
    <w:rsid w:val="1BE209FF"/>
    <w:rsid w:val="1BF3984D"/>
    <w:rsid w:val="1C005B8C"/>
    <w:rsid w:val="1C03DCEA"/>
    <w:rsid w:val="1C07E4FF"/>
    <w:rsid w:val="1C0B5CE8"/>
    <w:rsid w:val="1C14045A"/>
    <w:rsid w:val="1C1528BE"/>
    <w:rsid w:val="1C1B85F9"/>
    <w:rsid w:val="1C462130"/>
    <w:rsid w:val="1C540CF6"/>
    <w:rsid w:val="1C626A26"/>
    <w:rsid w:val="1C765277"/>
    <w:rsid w:val="1C7BD978"/>
    <w:rsid w:val="1C897E2A"/>
    <w:rsid w:val="1C8D61E8"/>
    <w:rsid w:val="1C9E723A"/>
    <w:rsid w:val="1CA64441"/>
    <w:rsid w:val="1CAE5BFD"/>
    <w:rsid w:val="1CB0C8F7"/>
    <w:rsid w:val="1CB7DA8B"/>
    <w:rsid w:val="1CB90600"/>
    <w:rsid w:val="1CD60FAC"/>
    <w:rsid w:val="1CE0B2FD"/>
    <w:rsid w:val="1CEFC09B"/>
    <w:rsid w:val="1CF1AD64"/>
    <w:rsid w:val="1CFBF5B9"/>
    <w:rsid w:val="1CFFD7A6"/>
    <w:rsid w:val="1D08BA47"/>
    <w:rsid w:val="1D13E433"/>
    <w:rsid w:val="1D2DA135"/>
    <w:rsid w:val="1D385B34"/>
    <w:rsid w:val="1D3CC990"/>
    <w:rsid w:val="1D429027"/>
    <w:rsid w:val="1D4BE781"/>
    <w:rsid w:val="1D51F669"/>
    <w:rsid w:val="1D5FFB60"/>
    <w:rsid w:val="1D64429D"/>
    <w:rsid w:val="1D742838"/>
    <w:rsid w:val="1D7EFB08"/>
    <w:rsid w:val="1D8055BD"/>
    <w:rsid w:val="1D85A02D"/>
    <w:rsid w:val="1D865E17"/>
    <w:rsid w:val="1D8DB514"/>
    <w:rsid w:val="1D946ADE"/>
    <w:rsid w:val="1D961F8A"/>
    <w:rsid w:val="1DA0FE24"/>
    <w:rsid w:val="1DA808E2"/>
    <w:rsid w:val="1DC81252"/>
    <w:rsid w:val="1DCADB6B"/>
    <w:rsid w:val="1DCC4340"/>
    <w:rsid w:val="1DDDC144"/>
    <w:rsid w:val="1DF65E91"/>
    <w:rsid w:val="1DF8E1C4"/>
    <w:rsid w:val="1DFC9DB9"/>
    <w:rsid w:val="1E1FCE24"/>
    <w:rsid w:val="1E2009CA"/>
    <w:rsid w:val="1E26A331"/>
    <w:rsid w:val="1E3169C0"/>
    <w:rsid w:val="1E3A4985"/>
    <w:rsid w:val="1E3C7C81"/>
    <w:rsid w:val="1E43A786"/>
    <w:rsid w:val="1E48C6FA"/>
    <w:rsid w:val="1E550AB4"/>
    <w:rsid w:val="1E5FE70A"/>
    <w:rsid w:val="1E60AC57"/>
    <w:rsid w:val="1E62F53A"/>
    <w:rsid w:val="1E66D765"/>
    <w:rsid w:val="1E66E38E"/>
    <w:rsid w:val="1E69B78C"/>
    <w:rsid w:val="1E7D1D01"/>
    <w:rsid w:val="1EAC787E"/>
    <w:rsid w:val="1EB2E8E4"/>
    <w:rsid w:val="1EB32DEC"/>
    <w:rsid w:val="1ED91B41"/>
    <w:rsid w:val="1EDCF950"/>
    <w:rsid w:val="1EE5A5F9"/>
    <w:rsid w:val="1EEA344C"/>
    <w:rsid w:val="1EEA4E37"/>
    <w:rsid w:val="1EF243B4"/>
    <w:rsid w:val="1EF467B5"/>
    <w:rsid w:val="1F08DB93"/>
    <w:rsid w:val="1F09BE18"/>
    <w:rsid w:val="1F0C913E"/>
    <w:rsid w:val="1F13C7B3"/>
    <w:rsid w:val="1F15B47D"/>
    <w:rsid w:val="1F266062"/>
    <w:rsid w:val="1F30EF56"/>
    <w:rsid w:val="1F37BC46"/>
    <w:rsid w:val="1F51EAF7"/>
    <w:rsid w:val="1F5BD3DF"/>
    <w:rsid w:val="1F6E69CC"/>
    <w:rsid w:val="1F7376AF"/>
    <w:rsid w:val="1F78C0C1"/>
    <w:rsid w:val="1F7B94E0"/>
    <w:rsid w:val="1F81C275"/>
    <w:rsid w:val="1F8C5B35"/>
    <w:rsid w:val="1F942B30"/>
    <w:rsid w:val="1F97D1AB"/>
    <w:rsid w:val="1F9C19F2"/>
    <w:rsid w:val="1FA736D1"/>
    <w:rsid w:val="1FBC9862"/>
    <w:rsid w:val="1FD2F6DD"/>
    <w:rsid w:val="1FEA2B48"/>
    <w:rsid w:val="1FF21D60"/>
    <w:rsid w:val="1FF9532D"/>
    <w:rsid w:val="2008C015"/>
    <w:rsid w:val="200F4007"/>
    <w:rsid w:val="2014A7AD"/>
    <w:rsid w:val="20172269"/>
    <w:rsid w:val="202117F0"/>
    <w:rsid w:val="20420E77"/>
    <w:rsid w:val="204EB135"/>
    <w:rsid w:val="205877D6"/>
    <w:rsid w:val="20843C5A"/>
    <w:rsid w:val="208AEC79"/>
    <w:rsid w:val="2091B44F"/>
    <w:rsid w:val="2098E70A"/>
    <w:rsid w:val="20ACE9E5"/>
    <w:rsid w:val="20AE8459"/>
    <w:rsid w:val="20AF8902"/>
    <w:rsid w:val="20B07534"/>
    <w:rsid w:val="20B5A684"/>
    <w:rsid w:val="20B6613F"/>
    <w:rsid w:val="20CC2B7C"/>
    <w:rsid w:val="20CD5085"/>
    <w:rsid w:val="20D11671"/>
    <w:rsid w:val="20EBCE9B"/>
    <w:rsid w:val="20EFA527"/>
    <w:rsid w:val="21034BD6"/>
    <w:rsid w:val="210A8E6D"/>
    <w:rsid w:val="210C8144"/>
    <w:rsid w:val="2112675B"/>
    <w:rsid w:val="21190521"/>
    <w:rsid w:val="2122F3B6"/>
    <w:rsid w:val="2126CF3B"/>
    <w:rsid w:val="212AD84C"/>
    <w:rsid w:val="21378FA1"/>
    <w:rsid w:val="213B0D2E"/>
    <w:rsid w:val="213B1E8F"/>
    <w:rsid w:val="21468100"/>
    <w:rsid w:val="2169BBBB"/>
    <w:rsid w:val="2187BAF9"/>
    <w:rsid w:val="2188E00D"/>
    <w:rsid w:val="218AFB47"/>
    <w:rsid w:val="218BDA1B"/>
    <w:rsid w:val="219652F4"/>
    <w:rsid w:val="219AC2DA"/>
    <w:rsid w:val="21A4A7AC"/>
    <w:rsid w:val="21CAF9DF"/>
    <w:rsid w:val="21CC7AEA"/>
    <w:rsid w:val="21D40116"/>
    <w:rsid w:val="21ECF072"/>
    <w:rsid w:val="21EF7695"/>
    <w:rsid w:val="21FF2239"/>
    <w:rsid w:val="220147BC"/>
    <w:rsid w:val="220FDF17"/>
    <w:rsid w:val="2214E8A2"/>
    <w:rsid w:val="221AF8C1"/>
    <w:rsid w:val="221C6E46"/>
    <w:rsid w:val="222519F3"/>
    <w:rsid w:val="222A1350"/>
    <w:rsid w:val="222B4B46"/>
    <w:rsid w:val="222F9592"/>
    <w:rsid w:val="2235C299"/>
    <w:rsid w:val="223811B6"/>
    <w:rsid w:val="223993B7"/>
    <w:rsid w:val="22430E0D"/>
    <w:rsid w:val="224713EA"/>
    <w:rsid w:val="22597F64"/>
    <w:rsid w:val="2263A33D"/>
    <w:rsid w:val="226BBE3A"/>
    <w:rsid w:val="2270DCF0"/>
    <w:rsid w:val="228CE31C"/>
    <w:rsid w:val="2293B429"/>
    <w:rsid w:val="2295A3AC"/>
    <w:rsid w:val="2295F1FB"/>
    <w:rsid w:val="22A36D1D"/>
    <w:rsid w:val="22B8ED16"/>
    <w:rsid w:val="22BD4CCE"/>
    <w:rsid w:val="22BE698B"/>
    <w:rsid w:val="22BEE111"/>
    <w:rsid w:val="22C61156"/>
    <w:rsid w:val="22C99310"/>
    <w:rsid w:val="22D1A0C2"/>
    <w:rsid w:val="22D57C7F"/>
    <w:rsid w:val="22DDA86A"/>
    <w:rsid w:val="22EEAC15"/>
    <w:rsid w:val="22FF2C53"/>
    <w:rsid w:val="2300495B"/>
    <w:rsid w:val="23121A0B"/>
    <w:rsid w:val="2314BE4F"/>
    <w:rsid w:val="232452FD"/>
    <w:rsid w:val="232483EF"/>
    <w:rsid w:val="23248A84"/>
    <w:rsid w:val="23336DE0"/>
    <w:rsid w:val="235B2462"/>
    <w:rsid w:val="235C00FA"/>
    <w:rsid w:val="235F2DBF"/>
    <w:rsid w:val="2363F880"/>
    <w:rsid w:val="23764090"/>
    <w:rsid w:val="237E121B"/>
    <w:rsid w:val="237F6075"/>
    <w:rsid w:val="238407C6"/>
    <w:rsid w:val="239050A6"/>
    <w:rsid w:val="23948882"/>
    <w:rsid w:val="23950484"/>
    <w:rsid w:val="2399CC57"/>
    <w:rsid w:val="23A46F34"/>
    <w:rsid w:val="23AEE14D"/>
    <w:rsid w:val="23B055DB"/>
    <w:rsid w:val="23BF81E1"/>
    <w:rsid w:val="23C324CB"/>
    <w:rsid w:val="23CB9C34"/>
    <w:rsid w:val="23CD71B9"/>
    <w:rsid w:val="23D17E95"/>
    <w:rsid w:val="23DC9C82"/>
    <w:rsid w:val="23E16682"/>
    <w:rsid w:val="23E3C608"/>
    <w:rsid w:val="23E889D4"/>
    <w:rsid w:val="23EAEE3B"/>
    <w:rsid w:val="23EB1E3E"/>
    <w:rsid w:val="23FE0D0D"/>
    <w:rsid w:val="23FF0151"/>
    <w:rsid w:val="24016390"/>
    <w:rsid w:val="241098A2"/>
    <w:rsid w:val="24258D64"/>
    <w:rsid w:val="242FCCEB"/>
    <w:rsid w:val="24605AC8"/>
    <w:rsid w:val="246B3955"/>
    <w:rsid w:val="247901DA"/>
    <w:rsid w:val="24826072"/>
    <w:rsid w:val="24866A95"/>
    <w:rsid w:val="248EAD04"/>
    <w:rsid w:val="249337A7"/>
    <w:rsid w:val="24989126"/>
    <w:rsid w:val="24A63C7B"/>
    <w:rsid w:val="24B8A4D9"/>
    <w:rsid w:val="24C1F0E4"/>
    <w:rsid w:val="24C2320B"/>
    <w:rsid w:val="24CF2862"/>
    <w:rsid w:val="24D6AB8F"/>
    <w:rsid w:val="24E7F788"/>
    <w:rsid w:val="24F2F4ED"/>
    <w:rsid w:val="24FDF658"/>
    <w:rsid w:val="24FE16D5"/>
    <w:rsid w:val="24FE573B"/>
    <w:rsid w:val="252D7AC9"/>
    <w:rsid w:val="252E6D7E"/>
    <w:rsid w:val="252F39B1"/>
    <w:rsid w:val="252FA7B6"/>
    <w:rsid w:val="25329250"/>
    <w:rsid w:val="2543FCFE"/>
    <w:rsid w:val="254B8126"/>
    <w:rsid w:val="255FC798"/>
    <w:rsid w:val="2564F696"/>
    <w:rsid w:val="25653938"/>
    <w:rsid w:val="256CFD53"/>
    <w:rsid w:val="2581BDB0"/>
    <w:rsid w:val="2582C740"/>
    <w:rsid w:val="2588E2E6"/>
    <w:rsid w:val="25898704"/>
    <w:rsid w:val="258B0604"/>
    <w:rsid w:val="258D9B7B"/>
    <w:rsid w:val="2596169A"/>
    <w:rsid w:val="259DA8CA"/>
    <w:rsid w:val="25A9952F"/>
    <w:rsid w:val="25AC3FDC"/>
    <w:rsid w:val="25BE9CDB"/>
    <w:rsid w:val="25C2FC20"/>
    <w:rsid w:val="25C3EECB"/>
    <w:rsid w:val="25C95183"/>
    <w:rsid w:val="25D31022"/>
    <w:rsid w:val="25D6B27A"/>
    <w:rsid w:val="25DE25C8"/>
    <w:rsid w:val="25E4BE32"/>
    <w:rsid w:val="25EAF636"/>
    <w:rsid w:val="25EDAD58"/>
    <w:rsid w:val="2607011D"/>
    <w:rsid w:val="26083640"/>
    <w:rsid w:val="260E1693"/>
    <w:rsid w:val="26190769"/>
    <w:rsid w:val="261C96EF"/>
    <w:rsid w:val="261C97D4"/>
    <w:rsid w:val="261CA086"/>
    <w:rsid w:val="2624A281"/>
    <w:rsid w:val="26274A71"/>
    <w:rsid w:val="2636E149"/>
    <w:rsid w:val="263A5FDB"/>
    <w:rsid w:val="263C2CDE"/>
    <w:rsid w:val="263FB605"/>
    <w:rsid w:val="26449A9D"/>
    <w:rsid w:val="26480459"/>
    <w:rsid w:val="266947A4"/>
    <w:rsid w:val="266E0610"/>
    <w:rsid w:val="266FEB3B"/>
    <w:rsid w:val="26714D2F"/>
    <w:rsid w:val="2671CDB5"/>
    <w:rsid w:val="267FF89B"/>
    <w:rsid w:val="2680D49B"/>
    <w:rsid w:val="268E5B72"/>
    <w:rsid w:val="2696A74F"/>
    <w:rsid w:val="26A4BBEF"/>
    <w:rsid w:val="26AE439F"/>
    <w:rsid w:val="26D51265"/>
    <w:rsid w:val="26DCEB26"/>
    <w:rsid w:val="26E01567"/>
    <w:rsid w:val="26EAF41C"/>
    <w:rsid w:val="26FFCB4B"/>
    <w:rsid w:val="2706F118"/>
    <w:rsid w:val="270832A3"/>
    <w:rsid w:val="2709582E"/>
    <w:rsid w:val="270DC86B"/>
    <w:rsid w:val="27194152"/>
    <w:rsid w:val="271CDCAB"/>
    <w:rsid w:val="27259FD5"/>
    <w:rsid w:val="2725B756"/>
    <w:rsid w:val="2727ED0E"/>
    <w:rsid w:val="272E0EBF"/>
    <w:rsid w:val="273022E3"/>
    <w:rsid w:val="273B1B94"/>
    <w:rsid w:val="2746DC61"/>
    <w:rsid w:val="2749A28A"/>
    <w:rsid w:val="2758C00A"/>
    <w:rsid w:val="2759482A"/>
    <w:rsid w:val="277C4650"/>
    <w:rsid w:val="277CE2B2"/>
    <w:rsid w:val="278DB9CF"/>
    <w:rsid w:val="279BDEA5"/>
    <w:rsid w:val="279C4765"/>
    <w:rsid w:val="27B06283"/>
    <w:rsid w:val="27B9481D"/>
    <w:rsid w:val="27BC0C70"/>
    <w:rsid w:val="27C3EB5D"/>
    <w:rsid w:val="27CC3823"/>
    <w:rsid w:val="27E9CA83"/>
    <w:rsid w:val="27ECE8B5"/>
    <w:rsid w:val="27F1F5EF"/>
    <w:rsid w:val="28009348"/>
    <w:rsid w:val="281377DD"/>
    <w:rsid w:val="28146BE0"/>
    <w:rsid w:val="2815BC34"/>
    <w:rsid w:val="281711ED"/>
    <w:rsid w:val="281C7401"/>
    <w:rsid w:val="281D54B0"/>
    <w:rsid w:val="28325283"/>
    <w:rsid w:val="2845218A"/>
    <w:rsid w:val="284D8A81"/>
    <w:rsid w:val="284E4496"/>
    <w:rsid w:val="284FE5C5"/>
    <w:rsid w:val="28522A89"/>
    <w:rsid w:val="285B5F67"/>
    <w:rsid w:val="287E2C43"/>
    <w:rsid w:val="2881720C"/>
    <w:rsid w:val="2887DD1C"/>
    <w:rsid w:val="289D6AE0"/>
    <w:rsid w:val="28A056AD"/>
    <w:rsid w:val="28B36855"/>
    <w:rsid w:val="28BAB0DD"/>
    <w:rsid w:val="28CBC011"/>
    <w:rsid w:val="28D1F81B"/>
    <w:rsid w:val="28DA3CC6"/>
    <w:rsid w:val="28E62446"/>
    <w:rsid w:val="28F32523"/>
    <w:rsid w:val="28F35E60"/>
    <w:rsid w:val="28FB9466"/>
    <w:rsid w:val="2908616F"/>
    <w:rsid w:val="2915090F"/>
    <w:rsid w:val="291D108F"/>
    <w:rsid w:val="29422E3A"/>
    <w:rsid w:val="29482AAA"/>
    <w:rsid w:val="2948AA9E"/>
    <w:rsid w:val="2953189B"/>
    <w:rsid w:val="2960582F"/>
    <w:rsid w:val="2961DEBF"/>
    <w:rsid w:val="29732954"/>
    <w:rsid w:val="29785E02"/>
    <w:rsid w:val="2982D31A"/>
    <w:rsid w:val="2982DB6F"/>
    <w:rsid w:val="29A1B625"/>
    <w:rsid w:val="29A78EB8"/>
    <w:rsid w:val="29B2C246"/>
    <w:rsid w:val="29B8C1F2"/>
    <w:rsid w:val="29BAC220"/>
    <w:rsid w:val="29C5D6A1"/>
    <w:rsid w:val="29EDE066"/>
    <w:rsid w:val="29EE26EB"/>
    <w:rsid w:val="29F84FDA"/>
    <w:rsid w:val="2A10817E"/>
    <w:rsid w:val="2A2C8A0F"/>
    <w:rsid w:val="2A31F436"/>
    <w:rsid w:val="2A34552B"/>
    <w:rsid w:val="2A400283"/>
    <w:rsid w:val="2A42FFD3"/>
    <w:rsid w:val="2A43C414"/>
    <w:rsid w:val="2A45F6C8"/>
    <w:rsid w:val="2A48252D"/>
    <w:rsid w:val="2A5F43BE"/>
    <w:rsid w:val="2A6CB4BC"/>
    <w:rsid w:val="2A6E66F2"/>
    <w:rsid w:val="2A74A615"/>
    <w:rsid w:val="2A760160"/>
    <w:rsid w:val="2A7E1B79"/>
    <w:rsid w:val="2A7EC0DA"/>
    <w:rsid w:val="2A8FB4F2"/>
    <w:rsid w:val="2A90D0A9"/>
    <w:rsid w:val="2AA344E1"/>
    <w:rsid w:val="2AAA175B"/>
    <w:rsid w:val="2AAC7128"/>
    <w:rsid w:val="2AB8C98A"/>
    <w:rsid w:val="2ABDCDB5"/>
    <w:rsid w:val="2ABEF88A"/>
    <w:rsid w:val="2AC35AE5"/>
    <w:rsid w:val="2AD1F131"/>
    <w:rsid w:val="2AD26666"/>
    <w:rsid w:val="2AD97137"/>
    <w:rsid w:val="2AE1A0AF"/>
    <w:rsid w:val="2AE61BA4"/>
    <w:rsid w:val="2B09E623"/>
    <w:rsid w:val="2B0E77ED"/>
    <w:rsid w:val="2B1341EB"/>
    <w:rsid w:val="2B2F2B7A"/>
    <w:rsid w:val="2B37FF3A"/>
    <w:rsid w:val="2B380714"/>
    <w:rsid w:val="2B38ACFF"/>
    <w:rsid w:val="2B3DA620"/>
    <w:rsid w:val="2B499794"/>
    <w:rsid w:val="2B49C916"/>
    <w:rsid w:val="2B4A023A"/>
    <w:rsid w:val="2B4FB8DA"/>
    <w:rsid w:val="2B537C84"/>
    <w:rsid w:val="2B566DBF"/>
    <w:rsid w:val="2B5DC737"/>
    <w:rsid w:val="2B67A422"/>
    <w:rsid w:val="2B717332"/>
    <w:rsid w:val="2B77B68B"/>
    <w:rsid w:val="2B7A8A8E"/>
    <w:rsid w:val="2B82EEB3"/>
    <w:rsid w:val="2B83597B"/>
    <w:rsid w:val="2B83A4E5"/>
    <w:rsid w:val="2B91D34A"/>
    <w:rsid w:val="2B933807"/>
    <w:rsid w:val="2BB0C7B7"/>
    <w:rsid w:val="2BB40ACC"/>
    <w:rsid w:val="2BD7EE81"/>
    <w:rsid w:val="2BDC8A38"/>
    <w:rsid w:val="2BEAC52D"/>
    <w:rsid w:val="2BED5AC1"/>
    <w:rsid w:val="2BF5C7FD"/>
    <w:rsid w:val="2BF8BDE5"/>
    <w:rsid w:val="2C08932B"/>
    <w:rsid w:val="2C13A9D8"/>
    <w:rsid w:val="2C1E278C"/>
    <w:rsid w:val="2C355259"/>
    <w:rsid w:val="2C3C2B35"/>
    <w:rsid w:val="2C44CB43"/>
    <w:rsid w:val="2C48576B"/>
    <w:rsid w:val="2C4C11FB"/>
    <w:rsid w:val="2C549A16"/>
    <w:rsid w:val="2C5564D7"/>
    <w:rsid w:val="2C55EF98"/>
    <w:rsid w:val="2C621649"/>
    <w:rsid w:val="2C6E683F"/>
    <w:rsid w:val="2C738E16"/>
    <w:rsid w:val="2C7960A0"/>
    <w:rsid w:val="2C7AF314"/>
    <w:rsid w:val="2C7F1689"/>
    <w:rsid w:val="2C86DE34"/>
    <w:rsid w:val="2C983CB3"/>
    <w:rsid w:val="2C9D16F1"/>
    <w:rsid w:val="2C9F86F4"/>
    <w:rsid w:val="2CB01DEF"/>
    <w:rsid w:val="2CB9A0B8"/>
    <w:rsid w:val="2CBB8B85"/>
    <w:rsid w:val="2CC8CFB4"/>
    <w:rsid w:val="2CD2011B"/>
    <w:rsid w:val="2CD5EC25"/>
    <w:rsid w:val="2CE4005B"/>
    <w:rsid w:val="2CF86264"/>
    <w:rsid w:val="2D03129E"/>
    <w:rsid w:val="2D0555FD"/>
    <w:rsid w:val="2D0CD8B5"/>
    <w:rsid w:val="2D1490CE"/>
    <w:rsid w:val="2D15BD35"/>
    <w:rsid w:val="2D15E189"/>
    <w:rsid w:val="2D15F726"/>
    <w:rsid w:val="2D3A34A4"/>
    <w:rsid w:val="2D3EEB51"/>
    <w:rsid w:val="2D4B7C80"/>
    <w:rsid w:val="2D4D2397"/>
    <w:rsid w:val="2D4D66E4"/>
    <w:rsid w:val="2D4E7BC6"/>
    <w:rsid w:val="2D538B50"/>
    <w:rsid w:val="2D553382"/>
    <w:rsid w:val="2D61FD70"/>
    <w:rsid w:val="2D6855A6"/>
    <w:rsid w:val="2D6ACE53"/>
    <w:rsid w:val="2D6B8831"/>
    <w:rsid w:val="2D73A734"/>
    <w:rsid w:val="2D882853"/>
    <w:rsid w:val="2D93833A"/>
    <w:rsid w:val="2DAF9B44"/>
    <w:rsid w:val="2DB587DD"/>
    <w:rsid w:val="2DB635AD"/>
    <w:rsid w:val="2DB9EB40"/>
    <w:rsid w:val="2DBC4444"/>
    <w:rsid w:val="2DBD1330"/>
    <w:rsid w:val="2DBDD855"/>
    <w:rsid w:val="2DC154CD"/>
    <w:rsid w:val="2DC24BFE"/>
    <w:rsid w:val="2DC30F60"/>
    <w:rsid w:val="2DC7D00D"/>
    <w:rsid w:val="2DCE05B7"/>
    <w:rsid w:val="2DCFE0BA"/>
    <w:rsid w:val="2DD07807"/>
    <w:rsid w:val="2DD521E7"/>
    <w:rsid w:val="2DDF691B"/>
    <w:rsid w:val="2DF06AFF"/>
    <w:rsid w:val="2DF5CDAA"/>
    <w:rsid w:val="2E04F0EB"/>
    <w:rsid w:val="2E1065F6"/>
    <w:rsid w:val="2E1B3679"/>
    <w:rsid w:val="2E2269A7"/>
    <w:rsid w:val="2E2A056C"/>
    <w:rsid w:val="2E35B3E8"/>
    <w:rsid w:val="2E369787"/>
    <w:rsid w:val="2E41F3AB"/>
    <w:rsid w:val="2E538112"/>
    <w:rsid w:val="2E5B1691"/>
    <w:rsid w:val="2E5B343C"/>
    <w:rsid w:val="2E61632B"/>
    <w:rsid w:val="2E7C0415"/>
    <w:rsid w:val="2E7F90B4"/>
    <w:rsid w:val="2E82A23C"/>
    <w:rsid w:val="2E8544B1"/>
    <w:rsid w:val="2E8C1443"/>
    <w:rsid w:val="2E916687"/>
    <w:rsid w:val="2E957974"/>
    <w:rsid w:val="2EAA0A0A"/>
    <w:rsid w:val="2EAA4988"/>
    <w:rsid w:val="2EAF46E6"/>
    <w:rsid w:val="2EC00E61"/>
    <w:rsid w:val="2EE8A0E6"/>
    <w:rsid w:val="2EEDE1BE"/>
    <w:rsid w:val="2EF173C7"/>
    <w:rsid w:val="2EFB4E2C"/>
    <w:rsid w:val="2F0FA67B"/>
    <w:rsid w:val="2F14AAEB"/>
    <w:rsid w:val="2F196D10"/>
    <w:rsid w:val="2F1BFE67"/>
    <w:rsid w:val="2F1D3E6F"/>
    <w:rsid w:val="2F237D7F"/>
    <w:rsid w:val="2F2FB864"/>
    <w:rsid w:val="2F328CB3"/>
    <w:rsid w:val="2F359B7D"/>
    <w:rsid w:val="2F36898B"/>
    <w:rsid w:val="2F39B2C9"/>
    <w:rsid w:val="2F3A264C"/>
    <w:rsid w:val="2F3F3CBE"/>
    <w:rsid w:val="2F6B4FED"/>
    <w:rsid w:val="2F70DE18"/>
    <w:rsid w:val="2F73FBBE"/>
    <w:rsid w:val="2F7C6479"/>
    <w:rsid w:val="2F85547D"/>
    <w:rsid w:val="2F9AE41D"/>
    <w:rsid w:val="2F9F0AD6"/>
    <w:rsid w:val="2FA29C5E"/>
    <w:rsid w:val="2FA55FE7"/>
    <w:rsid w:val="2FA64C32"/>
    <w:rsid w:val="2FD07CFA"/>
    <w:rsid w:val="2FDA9759"/>
    <w:rsid w:val="2FDD9AC6"/>
    <w:rsid w:val="2FE14DFB"/>
    <w:rsid w:val="2FE2736E"/>
    <w:rsid w:val="2FE28BE5"/>
    <w:rsid w:val="2FE2C713"/>
    <w:rsid w:val="2FE72A3F"/>
    <w:rsid w:val="2FEBB742"/>
    <w:rsid w:val="2FEC52B2"/>
    <w:rsid w:val="2FF26E5A"/>
    <w:rsid w:val="2FF80E21"/>
    <w:rsid w:val="2FFDCC39"/>
    <w:rsid w:val="30010F05"/>
    <w:rsid w:val="3002A26B"/>
    <w:rsid w:val="300AE92D"/>
    <w:rsid w:val="301A94E0"/>
    <w:rsid w:val="301B8528"/>
    <w:rsid w:val="302CEF7B"/>
    <w:rsid w:val="3037AA84"/>
    <w:rsid w:val="303EF816"/>
    <w:rsid w:val="3044C4C4"/>
    <w:rsid w:val="304EE88D"/>
    <w:rsid w:val="3057E6C0"/>
    <w:rsid w:val="30653DDB"/>
    <w:rsid w:val="306A9D13"/>
    <w:rsid w:val="306E0C05"/>
    <w:rsid w:val="3078C3CB"/>
    <w:rsid w:val="308358ED"/>
    <w:rsid w:val="308CE6D2"/>
    <w:rsid w:val="30904758"/>
    <w:rsid w:val="309EB9B7"/>
    <w:rsid w:val="309F675E"/>
    <w:rsid w:val="30A8C5AE"/>
    <w:rsid w:val="30ACFA27"/>
    <w:rsid w:val="30AFCF96"/>
    <w:rsid w:val="30B56028"/>
    <w:rsid w:val="30BB7EAA"/>
    <w:rsid w:val="30BED110"/>
    <w:rsid w:val="30C49A56"/>
    <w:rsid w:val="30CDC684"/>
    <w:rsid w:val="30E049A7"/>
    <w:rsid w:val="30E5E7D4"/>
    <w:rsid w:val="30E71650"/>
    <w:rsid w:val="30EED690"/>
    <w:rsid w:val="30EEF4D7"/>
    <w:rsid w:val="30F0FF71"/>
    <w:rsid w:val="31003748"/>
    <w:rsid w:val="3104C013"/>
    <w:rsid w:val="31183FC6"/>
    <w:rsid w:val="312DCA2A"/>
    <w:rsid w:val="3136935A"/>
    <w:rsid w:val="3137291D"/>
    <w:rsid w:val="313BFDFA"/>
    <w:rsid w:val="315E4753"/>
    <w:rsid w:val="31670E70"/>
    <w:rsid w:val="3176270E"/>
    <w:rsid w:val="3181C651"/>
    <w:rsid w:val="319AC70B"/>
    <w:rsid w:val="31A2EE39"/>
    <w:rsid w:val="31A2F05E"/>
    <w:rsid w:val="31A650F6"/>
    <w:rsid w:val="31AB641C"/>
    <w:rsid w:val="31CA6072"/>
    <w:rsid w:val="31EC82FF"/>
    <w:rsid w:val="31ECADB9"/>
    <w:rsid w:val="32129D46"/>
    <w:rsid w:val="32169137"/>
    <w:rsid w:val="321F827D"/>
    <w:rsid w:val="3233C79F"/>
    <w:rsid w:val="32381783"/>
    <w:rsid w:val="323F32E9"/>
    <w:rsid w:val="3241A0F2"/>
    <w:rsid w:val="325438DD"/>
    <w:rsid w:val="32544A43"/>
    <w:rsid w:val="3259AEA3"/>
    <w:rsid w:val="32654FC8"/>
    <w:rsid w:val="32769892"/>
    <w:rsid w:val="327E7190"/>
    <w:rsid w:val="327FC6B0"/>
    <w:rsid w:val="32838CB4"/>
    <w:rsid w:val="3284A96F"/>
    <w:rsid w:val="3284AF0A"/>
    <w:rsid w:val="3284D770"/>
    <w:rsid w:val="3286177A"/>
    <w:rsid w:val="329F3F86"/>
    <w:rsid w:val="32ACEF12"/>
    <w:rsid w:val="32B369FA"/>
    <w:rsid w:val="32B3DF98"/>
    <w:rsid w:val="32BED72D"/>
    <w:rsid w:val="32BEE7BE"/>
    <w:rsid w:val="32C21520"/>
    <w:rsid w:val="32CA103B"/>
    <w:rsid w:val="32D26742"/>
    <w:rsid w:val="32E93FFD"/>
    <w:rsid w:val="32E9E3D3"/>
    <w:rsid w:val="32EEA237"/>
    <w:rsid w:val="32FB8419"/>
    <w:rsid w:val="32FFD3EA"/>
    <w:rsid w:val="33036A45"/>
    <w:rsid w:val="3304C2C6"/>
    <w:rsid w:val="330DE886"/>
    <w:rsid w:val="33193D00"/>
    <w:rsid w:val="331F9349"/>
    <w:rsid w:val="33219999"/>
    <w:rsid w:val="3327985B"/>
    <w:rsid w:val="332DDE76"/>
    <w:rsid w:val="333EFC85"/>
    <w:rsid w:val="333F0108"/>
    <w:rsid w:val="334B600B"/>
    <w:rsid w:val="335982F8"/>
    <w:rsid w:val="33666629"/>
    <w:rsid w:val="336BCFF3"/>
    <w:rsid w:val="337C5D22"/>
    <w:rsid w:val="337CB333"/>
    <w:rsid w:val="337DA5ED"/>
    <w:rsid w:val="338CAB89"/>
    <w:rsid w:val="338EAFE4"/>
    <w:rsid w:val="339AF0D0"/>
    <w:rsid w:val="339E8835"/>
    <w:rsid w:val="33AC0BAD"/>
    <w:rsid w:val="33CE69E5"/>
    <w:rsid w:val="33CF22CA"/>
    <w:rsid w:val="33DCD606"/>
    <w:rsid w:val="33DD3E7E"/>
    <w:rsid w:val="33DDCA22"/>
    <w:rsid w:val="33DE4760"/>
    <w:rsid w:val="33DE5403"/>
    <w:rsid w:val="33DF5AAE"/>
    <w:rsid w:val="33E0CA94"/>
    <w:rsid w:val="33E25FEA"/>
    <w:rsid w:val="33E8BB5F"/>
    <w:rsid w:val="33F81D09"/>
    <w:rsid w:val="33FF9605"/>
    <w:rsid w:val="3400EA25"/>
    <w:rsid w:val="340332B2"/>
    <w:rsid w:val="340C6058"/>
    <w:rsid w:val="34128586"/>
    <w:rsid w:val="3418D178"/>
    <w:rsid w:val="3419EB6C"/>
    <w:rsid w:val="34286275"/>
    <w:rsid w:val="34315B67"/>
    <w:rsid w:val="3432B9D3"/>
    <w:rsid w:val="343967D1"/>
    <w:rsid w:val="343C26B3"/>
    <w:rsid w:val="34498A19"/>
    <w:rsid w:val="344DC1FD"/>
    <w:rsid w:val="344FDEAE"/>
    <w:rsid w:val="34691744"/>
    <w:rsid w:val="34795079"/>
    <w:rsid w:val="347A91D8"/>
    <w:rsid w:val="3482DA65"/>
    <w:rsid w:val="34884F71"/>
    <w:rsid w:val="348FD13E"/>
    <w:rsid w:val="34940ADB"/>
    <w:rsid w:val="349BB488"/>
    <w:rsid w:val="34AA4848"/>
    <w:rsid w:val="34BB2BC3"/>
    <w:rsid w:val="34D3E7A5"/>
    <w:rsid w:val="34D95177"/>
    <w:rsid w:val="34E3BE78"/>
    <w:rsid w:val="34EBC051"/>
    <w:rsid w:val="34F523DB"/>
    <w:rsid w:val="34F8A113"/>
    <w:rsid w:val="34FA251B"/>
    <w:rsid w:val="350714B9"/>
    <w:rsid w:val="350BE2D9"/>
    <w:rsid w:val="3510C3FB"/>
    <w:rsid w:val="35199C31"/>
    <w:rsid w:val="35288631"/>
    <w:rsid w:val="35297ECF"/>
    <w:rsid w:val="3536B534"/>
    <w:rsid w:val="353B2A31"/>
    <w:rsid w:val="353FA1A6"/>
    <w:rsid w:val="35467C99"/>
    <w:rsid w:val="354756C7"/>
    <w:rsid w:val="3555AF34"/>
    <w:rsid w:val="356022DE"/>
    <w:rsid w:val="35692366"/>
    <w:rsid w:val="35785E19"/>
    <w:rsid w:val="358C7652"/>
    <w:rsid w:val="35930FDB"/>
    <w:rsid w:val="359B005B"/>
    <w:rsid w:val="359C3B20"/>
    <w:rsid w:val="359F59BD"/>
    <w:rsid w:val="35A01E35"/>
    <w:rsid w:val="35A2D57B"/>
    <w:rsid w:val="35B264DD"/>
    <w:rsid w:val="35B7DEF1"/>
    <w:rsid w:val="35C145DC"/>
    <w:rsid w:val="35D6819D"/>
    <w:rsid w:val="35DE499A"/>
    <w:rsid w:val="35E93233"/>
    <w:rsid w:val="35EBCB62"/>
    <w:rsid w:val="360333C8"/>
    <w:rsid w:val="360D5F41"/>
    <w:rsid w:val="360F7A79"/>
    <w:rsid w:val="36110328"/>
    <w:rsid w:val="36126177"/>
    <w:rsid w:val="361B475D"/>
    <w:rsid w:val="361CA941"/>
    <w:rsid w:val="361EF49D"/>
    <w:rsid w:val="361FED7E"/>
    <w:rsid w:val="362415D1"/>
    <w:rsid w:val="3638AEB9"/>
    <w:rsid w:val="36416B28"/>
    <w:rsid w:val="364F7EFD"/>
    <w:rsid w:val="3651F440"/>
    <w:rsid w:val="3654F4CD"/>
    <w:rsid w:val="366DEFC3"/>
    <w:rsid w:val="368531BE"/>
    <w:rsid w:val="3687D4B3"/>
    <w:rsid w:val="3697C2B5"/>
    <w:rsid w:val="369BD353"/>
    <w:rsid w:val="369C6BAF"/>
    <w:rsid w:val="369FF081"/>
    <w:rsid w:val="36ADD848"/>
    <w:rsid w:val="36BF009C"/>
    <w:rsid w:val="36EAE87A"/>
    <w:rsid w:val="370589B8"/>
    <w:rsid w:val="3706442F"/>
    <w:rsid w:val="370DB358"/>
    <w:rsid w:val="371C469E"/>
    <w:rsid w:val="371F12A3"/>
    <w:rsid w:val="3730D54F"/>
    <w:rsid w:val="373B6A99"/>
    <w:rsid w:val="37476BDE"/>
    <w:rsid w:val="37494C39"/>
    <w:rsid w:val="374E955D"/>
    <w:rsid w:val="3753AAF8"/>
    <w:rsid w:val="375A8FD4"/>
    <w:rsid w:val="375E4726"/>
    <w:rsid w:val="375EC655"/>
    <w:rsid w:val="376704CB"/>
    <w:rsid w:val="37687994"/>
    <w:rsid w:val="3768925C"/>
    <w:rsid w:val="37692D63"/>
    <w:rsid w:val="377471FD"/>
    <w:rsid w:val="3774CAB8"/>
    <w:rsid w:val="37872CCC"/>
    <w:rsid w:val="3787B657"/>
    <w:rsid w:val="3789135C"/>
    <w:rsid w:val="37A44675"/>
    <w:rsid w:val="37ACD32B"/>
    <w:rsid w:val="37B233B1"/>
    <w:rsid w:val="37B7FD3C"/>
    <w:rsid w:val="37BD1F24"/>
    <w:rsid w:val="37BD6223"/>
    <w:rsid w:val="37C67B8C"/>
    <w:rsid w:val="37C70294"/>
    <w:rsid w:val="37C7A4D1"/>
    <w:rsid w:val="37D4332F"/>
    <w:rsid w:val="37DB2B54"/>
    <w:rsid w:val="37E36F11"/>
    <w:rsid w:val="37E70BF6"/>
    <w:rsid w:val="3807617E"/>
    <w:rsid w:val="3817814E"/>
    <w:rsid w:val="382D4E9D"/>
    <w:rsid w:val="382E3104"/>
    <w:rsid w:val="3833C2D5"/>
    <w:rsid w:val="38416147"/>
    <w:rsid w:val="3842C3A9"/>
    <w:rsid w:val="38464DAF"/>
    <w:rsid w:val="384A0E40"/>
    <w:rsid w:val="384E0D26"/>
    <w:rsid w:val="38619D8E"/>
    <w:rsid w:val="3865386C"/>
    <w:rsid w:val="386E8F7E"/>
    <w:rsid w:val="3886795C"/>
    <w:rsid w:val="3887E66C"/>
    <w:rsid w:val="38906D3C"/>
    <w:rsid w:val="38915075"/>
    <w:rsid w:val="389B4491"/>
    <w:rsid w:val="389FF92E"/>
    <w:rsid w:val="38A479A0"/>
    <w:rsid w:val="38AD7CB6"/>
    <w:rsid w:val="38BA7B1D"/>
    <w:rsid w:val="38C46EA8"/>
    <w:rsid w:val="38C50B81"/>
    <w:rsid w:val="38D6FDEB"/>
    <w:rsid w:val="38E5BD8F"/>
    <w:rsid w:val="38EAD4D4"/>
    <w:rsid w:val="391897BA"/>
    <w:rsid w:val="39196227"/>
    <w:rsid w:val="3919C104"/>
    <w:rsid w:val="392BBCF3"/>
    <w:rsid w:val="39317B83"/>
    <w:rsid w:val="39348F0D"/>
    <w:rsid w:val="3936C6D3"/>
    <w:rsid w:val="393D84DE"/>
    <w:rsid w:val="3943F1DB"/>
    <w:rsid w:val="394A9AD0"/>
    <w:rsid w:val="394F3212"/>
    <w:rsid w:val="39523C13"/>
    <w:rsid w:val="39555382"/>
    <w:rsid w:val="395E53B5"/>
    <w:rsid w:val="39601A49"/>
    <w:rsid w:val="39656AF9"/>
    <w:rsid w:val="3966C1E0"/>
    <w:rsid w:val="396BCB12"/>
    <w:rsid w:val="396DB428"/>
    <w:rsid w:val="397B4643"/>
    <w:rsid w:val="398ADC49"/>
    <w:rsid w:val="3996D613"/>
    <w:rsid w:val="399DA715"/>
    <w:rsid w:val="39A176A1"/>
    <w:rsid w:val="39A252D2"/>
    <w:rsid w:val="39AA556B"/>
    <w:rsid w:val="39ABC693"/>
    <w:rsid w:val="39B5ECE1"/>
    <w:rsid w:val="39B71D0C"/>
    <w:rsid w:val="39BA369A"/>
    <w:rsid w:val="39D96125"/>
    <w:rsid w:val="39E5E02E"/>
    <w:rsid w:val="3A026F35"/>
    <w:rsid w:val="3A0D00A9"/>
    <w:rsid w:val="3A174E41"/>
    <w:rsid w:val="3A1B2648"/>
    <w:rsid w:val="3A2BF8E0"/>
    <w:rsid w:val="3A374E55"/>
    <w:rsid w:val="3A592FEE"/>
    <w:rsid w:val="3A64D054"/>
    <w:rsid w:val="3A6735E1"/>
    <w:rsid w:val="3A7D7218"/>
    <w:rsid w:val="3A806D8F"/>
    <w:rsid w:val="3A81217D"/>
    <w:rsid w:val="3A84AE96"/>
    <w:rsid w:val="3A8D92E4"/>
    <w:rsid w:val="3A8EB92B"/>
    <w:rsid w:val="3A8FBEEA"/>
    <w:rsid w:val="3AB41F33"/>
    <w:rsid w:val="3AC0F370"/>
    <w:rsid w:val="3AE1A63E"/>
    <w:rsid w:val="3AE859D7"/>
    <w:rsid w:val="3AEA176C"/>
    <w:rsid w:val="3AEC656C"/>
    <w:rsid w:val="3AF64448"/>
    <w:rsid w:val="3B001EC8"/>
    <w:rsid w:val="3B022BD2"/>
    <w:rsid w:val="3B09D9F3"/>
    <w:rsid w:val="3B0E5991"/>
    <w:rsid w:val="3B107292"/>
    <w:rsid w:val="3B10C9E4"/>
    <w:rsid w:val="3B11DB98"/>
    <w:rsid w:val="3B163362"/>
    <w:rsid w:val="3B17AA7E"/>
    <w:rsid w:val="3B1C8FE2"/>
    <w:rsid w:val="3B1D6777"/>
    <w:rsid w:val="3B311081"/>
    <w:rsid w:val="3B378C42"/>
    <w:rsid w:val="3B3D4F9A"/>
    <w:rsid w:val="3B460ED5"/>
    <w:rsid w:val="3B4CE7AA"/>
    <w:rsid w:val="3B51BBB6"/>
    <w:rsid w:val="3B6D18DB"/>
    <w:rsid w:val="3B6FED49"/>
    <w:rsid w:val="3B70A86F"/>
    <w:rsid w:val="3B72465D"/>
    <w:rsid w:val="3B7378BA"/>
    <w:rsid w:val="3B73DB65"/>
    <w:rsid w:val="3B87FD2F"/>
    <w:rsid w:val="3B8FB8CD"/>
    <w:rsid w:val="3B958B9C"/>
    <w:rsid w:val="3BA2B34D"/>
    <w:rsid w:val="3BA846B6"/>
    <w:rsid w:val="3BB00FEF"/>
    <w:rsid w:val="3BB9E7EA"/>
    <w:rsid w:val="3BC165C2"/>
    <w:rsid w:val="3BC6259F"/>
    <w:rsid w:val="3BD0B369"/>
    <w:rsid w:val="3BD2778A"/>
    <w:rsid w:val="3BE53EB5"/>
    <w:rsid w:val="3BF434B6"/>
    <w:rsid w:val="3BF5007B"/>
    <w:rsid w:val="3BF8B2AA"/>
    <w:rsid w:val="3C020910"/>
    <w:rsid w:val="3C0554B8"/>
    <w:rsid w:val="3C18D17E"/>
    <w:rsid w:val="3C219E50"/>
    <w:rsid w:val="3C245EF6"/>
    <w:rsid w:val="3C26BE20"/>
    <w:rsid w:val="3C3E46BD"/>
    <w:rsid w:val="3C411C01"/>
    <w:rsid w:val="3C4897B9"/>
    <w:rsid w:val="3C5CE729"/>
    <w:rsid w:val="3C65FC60"/>
    <w:rsid w:val="3C6B9428"/>
    <w:rsid w:val="3C6D1B2E"/>
    <w:rsid w:val="3C83CBE8"/>
    <w:rsid w:val="3C853813"/>
    <w:rsid w:val="3C87078D"/>
    <w:rsid w:val="3C8727C3"/>
    <w:rsid w:val="3C8A8AB6"/>
    <w:rsid w:val="3C92D7C9"/>
    <w:rsid w:val="3C984C45"/>
    <w:rsid w:val="3C9DF807"/>
    <w:rsid w:val="3CAD0481"/>
    <w:rsid w:val="3CB09069"/>
    <w:rsid w:val="3CB7D589"/>
    <w:rsid w:val="3CB89FEC"/>
    <w:rsid w:val="3CC24608"/>
    <w:rsid w:val="3CCBC94C"/>
    <w:rsid w:val="3CD74AC1"/>
    <w:rsid w:val="3CE2D57A"/>
    <w:rsid w:val="3CEDFC44"/>
    <w:rsid w:val="3CEEA96C"/>
    <w:rsid w:val="3CF15329"/>
    <w:rsid w:val="3CF8D491"/>
    <w:rsid w:val="3CF9F583"/>
    <w:rsid w:val="3CFA1308"/>
    <w:rsid w:val="3D0003A1"/>
    <w:rsid w:val="3D0152EE"/>
    <w:rsid w:val="3D1FC194"/>
    <w:rsid w:val="3D21CA39"/>
    <w:rsid w:val="3D2834AE"/>
    <w:rsid w:val="3D31C431"/>
    <w:rsid w:val="3D45072B"/>
    <w:rsid w:val="3D46E04F"/>
    <w:rsid w:val="3D4ACD4B"/>
    <w:rsid w:val="3D4E06EB"/>
    <w:rsid w:val="3D66078B"/>
    <w:rsid w:val="3D6B163A"/>
    <w:rsid w:val="3D77CFF0"/>
    <w:rsid w:val="3D7990AA"/>
    <w:rsid w:val="3D7AD19D"/>
    <w:rsid w:val="3D7B2977"/>
    <w:rsid w:val="3D7EA17C"/>
    <w:rsid w:val="3D7FF832"/>
    <w:rsid w:val="3D819302"/>
    <w:rsid w:val="3D9B2602"/>
    <w:rsid w:val="3D9BDE60"/>
    <w:rsid w:val="3DAB7656"/>
    <w:rsid w:val="3DAE0E58"/>
    <w:rsid w:val="3DC60F02"/>
    <w:rsid w:val="3DD116AD"/>
    <w:rsid w:val="3DD126B9"/>
    <w:rsid w:val="3DD6B862"/>
    <w:rsid w:val="3DDA5F03"/>
    <w:rsid w:val="3DEFE492"/>
    <w:rsid w:val="3DF25626"/>
    <w:rsid w:val="3E192E0E"/>
    <w:rsid w:val="3E1C1C8A"/>
    <w:rsid w:val="3E299D7F"/>
    <w:rsid w:val="3E3B610D"/>
    <w:rsid w:val="3E3E09DD"/>
    <w:rsid w:val="3E4035DF"/>
    <w:rsid w:val="3E43054B"/>
    <w:rsid w:val="3E4FE365"/>
    <w:rsid w:val="3E587A9E"/>
    <w:rsid w:val="3E5F0E96"/>
    <w:rsid w:val="3E6164DC"/>
    <w:rsid w:val="3E6AE84E"/>
    <w:rsid w:val="3E77A017"/>
    <w:rsid w:val="3E7C405E"/>
    <w:rsid w:val="3E8075CA"/>
    <w:rsid w:val="3E95876A"/>
    <w:rsid w:val="3E9B17BE"/>
    <w:rsid w:val="3EC18763"/>
    <w:rsid w:val="3EC47793"/>
    <w:rsid w:val="3EC8992A"/>
    <w:rsid w:val="3ECFF805"/>
    <w:rsid w:val="3ED07FD1"/>
    <w:rsid w:val="3EE3B343"/>
    <w:rsid w:val="3EF3F79B"/>
    <w:rsid w:val="3EF5262F"/>
    <w:rsid w:val="3EF62CA6"/>
    <w:rsid w:val="3F173988"/>
    <w:rsid w:val="3F1A51BE"/>
    <w:rsid w:val="3F236E1A"/>
    <w:rsid w:val="3F26E66D"/>
    <w:rsid w:val="3F2CDE8F"/>
    <w:rsid w:val="3F56DBF7"/>
    <w:rsid w:val="3F63141C"/>
    <w:rsid w:val="3F665D9D"/>
    <w:rsid w:val="3F6C34FF"/>
    <w:rsid w:val="3F73E100"/>
    <w:rsid w:val="3F821AA5"/>
    <w:rsid w:val="3F8FCB37"/>
    <w:rsid w:val="3F8FE555"/>
    <w:rsid w:val="3FA4A9B0"/>
    <w:rsid w:val="3FAA221B"/>
    <w:rsid w:val="3FAA6CCF"/>
    <w:rsid w:val="3FCCA551"/>
    <w:rsid w:val="3FEF4050"/>
    <w:rsid w:val="3FF44807"/>
    <w:rsid w:val="3FFA0ABE"/>
    <w:rsid w:val="3FFA2409"/>
    <w:rsid w:val="40104EDF"/>
    <w:rsid w:val="401B256E"/>
    <w:rsid w:val="401B45F8"/>
    <w:rsid w:val="40240B97"/>
    <w:rsid w:val="402E9A4B"/>
    <w:rsid w:val="4030C5AB"/>
    <w:rsid w:val="40314651"/>
    <w:rsid w:val="4037D765"/>
    <w:rsid w:val="40400632"/>
    <w:rsid w:val="40430F0F"/>
    <w:rsid w:val="4043537F"/>
    <w:rsid w:val="4047D55B"/>
    <w:rsid w:val="4052ADCF"/>
    <w:rsid w:val="40696115"/>
    <w:rsid w:val="40792DE4"/>
    <w:rsid w:val="4091AB70"/>
    <w:rsid w:val="4095303C"/>
    <w:rsid w:val="4097674E"/>
    <w:rsid w:val="409BEB5D"/>
    <w:rsid w:val="40A1A968"/>
    <w:rsid w:val="40B17354"/>
    <w:rsid w:val="40BD10A0"/>
    <w:rsid w:val="40C0EFF0"/>
    <w:rsid w:val="40C8B2C0"/>
    <w:rsid w:val="40DBAC8E"/>
    <w:rsid w:val="40EA33F5"/>
    <w:rsid w:val="41016430"/>
    <w:rsid w:val="410DA3D8"/>
    <w:rsid w:val="4112CC99"/>
    <w:rsid w:val="411446BC"/>
    <w:rsid w:val="41149CAB"/>
    <w:rsid w:val="411C2F47"/>
    <w:rsid w:val="412F16CE"/>
    <w:rsid w:val="4131395A"/>
    <w:rsid w:val="41315E15"/>
    <w:rsid w:val="4145A904"/>
    <w:rsid w:val="41586C9B"/>
    <w:rsid w:val="415F45A8"/>
    <w:rsid w:val="4172036A"/>
    <w:rsid w:val="417EF78E"/>
    <w:rsid w:val="417FF997"/>
    <w:rsid w:val="4183DD25"/>
    <w:rsid w:val="41984949"/>
    <w:rsid w:val="419933A9"/>
    <w:rsid w:val="41C89999"/>
    <w:rsid w:val="41CDB5C9"/>
    <w:rsid w:val="41D295E1"/>
    <w:rsid w:val="41E0406C"/>
    <w:rsid w:val="41E17984"/>
    <w:rsid w:val="41F0113F"/>
    <w:rsid w:val="41F1686A"/>
    <w:rsid w:val="41F239F5"/>
    <w:rsid w:val="41FDFE4E"/>
    <w:rsid w:val="420A7E2E"/>
    <w:rsid w:val="423132D7"/>
    <w:rsid w:val="4245D855"/>
    <w:rsid w:val="4253ED75"/>
    <w:rsid w:val="426C03FC"/>
    <w:rsid w:val="42734515"/>
    <w:rsid w:val="4273AE6F"/>
    <w:rsid w:val="4278A512"/>
    <w:rsid w:val="4294DA70"/>
    <w:rsid w:val="42983600"/>
    <w:rsid w:val="429D4E70"/>
    <w:rsid w:val="42A8CFEB"/>
    <w:rsid w:val="42B176DB"/>
    <w:rsid w:val="42B68EC3"/>
    <w:rsid w:val="42B8013F"/>
    <w:rsid w:val="42B8AA1F"/>
    <w:rsid w:val="42BC77E8"/>
    <w:rsid w:val="42E0D068"/>
    <w:rsid w:val="42E0DAFC"/>
    <w:rsid w:val="430A0AAA"/>
    <w:rsid w:val="430D696C"/>
    <w:rsid w:val="43159C3E"/>
    <w:rsid w:val="431DA8CB"/>
    <w:rsid w:val="4325BB97"/>
    <w:rsid w:val="432744EC"/>
    <w:rsid w:val="432C06B1"/>
    <w:rsid w:val="432FF6D0"/>
    <w:rsid w:val="433BD54D"/>
    <w:rsid w:val="433C862A"/>
    <w:rsid w:val="433F966C"/>
    <w:rsid w:val="4347C94D"/>
    <w:rsid w:val="434809FF"/>
    <w:rsid w:val="434B2B6C"/>
    <w:rsid w:val="435E881B"/>
    <w:rsid w:val="436103E3"/>
    <w:rsid w:val="4362CAC9"/>
    <w:rsid w:val="43673DBE"/>
    <w:rsid w:val="436F3BDC"/>
    <w:rsid w:val="4370A1DD"/>
    <w:rsid w:val="4384673F"/>
    <w:rsid w:val="4389F59B"/>
    <w:rsid w:val="438D569D"/>
    <w:rsid w:val="43912D4A"/>
    <w:rsid w:val="43964ECB"/>
    <w:rsid w:val="43A0DA30"/>
    <w:rsid w:val="43A37BB9"/>
    <w:rsid w:val="43BA998C"/>
    <w:rsid w:val="43BEF7A8"/>
    <w:rsid w:val="43C18F78"/>
    <w:rsid w:val="43D94307"/>
    <w:rsid w:val="43E139D5"/>
    <w:rsid w:val="43E233C9"/>
    <w:rsid w:val="43EAADEE"/>
    <w:rsid w:val="43F3CE94"/>
    <w:rsid w:val="43FEA40E"/>
    <w:rsid w:val="440ABFDE"/>
    <w:rsid w:val="4412B43B"/>
    <w:rsid w:val="443818D0"/>
    <w:rsid w:val="443AA326"/>
    <w:rsid w:val="44454C35"/>
    <w:rsid w:val="4445CF7D"/>
    <w:rsid w:val="44470B6A"/>
    <w:rsid w:val="44562416"/>
    <w:rsid w:val="445DE239"/>
    <w:rsid w:val="4466F365"/>
    <w:rsid w:val="446EEB81"/>
    <w:rsid w:val="4479598C"/>
    <w:rsid w:val="447A1537"/>
    <w:rsid w:val="447F286A"/>
    <w:rsid w:val="447F726B"/>
    <w:rsid w:val="447FE1A9"/>
    <w:rsid w:val="448028BD"/>
    <w:rsid w:val="4489B02D"/>
    <w:rsid w:val="448B15CE"/>
    <w:rsid w:val="448FF8D9"/>
    <w:rsid w:val="44914DAD"/>
    <w:rsid w:val="44918CC1"/>
    <w:rsid w:val="449452F2"/>
    <w:rsid w:val="44ADDA7D"/>
    <w:rsid w:val="44B2B49B"/>
    <w:rsid w:val="44B2B78C"/>
    <w:rsid w:val="44BBD756"/>
    <w:rsid w:val="44BE6C7B"/>
    <w:rsid w:val="44D0E943"/>
    <w:rsid w:val="44D88E65"/>
    <w:rsid w:val="44E04304"/>
    <w:rsid w:val="44F31CB4"/>
    <w:rsid w:val="44F340E6"/>
    <w:rsid w:val="44FBA21B"/>
    <w:rsid w:val="44FFA3F9"/>
    <w:rsid w:val="4501B576"/>
    <w:rsid w:val="450ACA30"/>
    <w:rsid w:val="4513C392"/>
    <w:rsid w:val="4515D94E"/>
    <w:rsid w:val="4518EEA7"/>
    <w:rsid w:val="451CA1D7"/>
    <w:rsid w:val="451D71D0"/>
    <w:rsid w:val="4527E3B4"/>
    <w:rsid w:val="452BDF5B"/>
    <w:rsid w:val="452F837F"/>
    <w:rsid w:val="454A7371"/>
    <w:rsid w:val="45548F6A"/>
    <w:rsid w:val="45567260"/>
    <w:rsid w:val="45572DC4"/>
    <w:rsid w:val="455A6103"/>
    <w:rsid w:val="457358A9"/>
    <w:rsid w:val="457C621D"/>
    <w:rsid w:val="458A2555"/>
    <w:rsid w:val="458EDDF0"/>
    <w:rsid w:val="4597EA2D"/>
    <w:rsid w:val="45981279"/>
    <w:rsid w:val="45A5911D"/>
    <w:rsid w:val="45A5BB4D"/>
    <w:rsid w:val="45C0FDA9"/>
    <w:rsid w:val="45CF61AD"/>
    <w:rsid w:val="45DB5574"/>
    <w:rsid w:val="45E2F48A"/>
    <w:rsid w:val="45ECA53D"/>
    <w:rsid w:val="45F4B460"/>
    <w:rsid w:val="4606038A"/>
    <w:rsid w:val="460AED2F"/>
    <w:rsid w:val="461A71C5"/>
    <w:rsid w:val="46270F70"/>
    <w:rsid w:val="4630C3E2"/>
    <w:rsid w:val="46385D24"/>
    <w:rsid w:val="463ECB00"/>
    <w:rsid w:val="463F27D6"/>
    <w:rsid w:val="464064E0"/>
    <w:rsid w:val="4643DA9F"/>
    <w:rsid w:val="4648947A"/>
    <w:rsid w:val="465E6837"/>
    <w:rsid w:val="46849044"/>
    <w:rsid w:val="469D6651"/>
    <w:rsid w:val="46A03B44"/>
    <w:rsid w:val="46A29529"/>
    <w:rsid w:val="46B192E1"/>
    <w:rsid w:val="46B2232C"/>
    <w:rsid w:val="46BC2587"/>
    <w:rsid w:val="46C1BF83"/>
    <w:rsid w:val="46D63325"/>
    <w:rsid w:val="46DB9270"/>
    <w:rsid w:val="46EF606D"/>
    <w:rsid w:val="46F3B2BF"/>
    <w:rsid w:val="47053E0E"/>
    <w:rsid w:val="470D7FBB"/>
    <w:rsid w:val="470FA2AB"/>
    <w:rsid w:val="471180E7"/>
    <w:rsid w:val="471348C1"/>
    <w:rsid w:val="472454E0"/>
    <w:rsid w:val="472D1912"/>
    <w:rsid w:val="472D571E"/>
    <w:rsid w:val="474F159A"/>
    <w:rsid w:val="47592D57"/>
    <w:rsid w:val="47597121"/>
    <w:rsid w:val="475B1004"/>
    <w:rsid w:val="47629BFD"/>
    <w:rsid w:val="476D7F7B"/>
    <w:rsid w:val="476D8805"/>
    <w:rsid w:val="477BDB4C"/>
    <w:rsid w:val="477DA997"/>
    <w:rsid w:val="477E5305"/>
    <w:rsid w:val="477E82BA"/>
    <w:rsid w:val="47A38495"/>
    <w:rsid w:val="47AD3F70"/>
    <w:rsid w:val="47ADB7FE"/>
    <w:rsid w:val="47B1C156"/>
    <w:rsid w:val="47BA2B31"/>
    <w:rsid w:val="47BE6D20"/>
    <w:rsid w:val="47C384FC"/>
    <w:rsid w:val="47C717F8"/>
    <w:rsid w:val="47C80221"/>
    <w:rsid w:val="47C9A74B"/>
    <w:rsid w:val="47CAF2A6"/>
    <w:rsid w:val="47CF115C"/>
    <w:rsid w:val="47D4E742"/>
    <w:rsid w:val="48088A7B"/>
    <w:rsid w:val="4809F798"/>
    <w:rsid w:val="480C4B9B"/>
    <w:rsid w:val="480D5E9D"/>
    <w:rsid w:val="4817397E"/>
    <w:rsid w:val="48182884"/>
    <w:rsid w:val="4820E66C"/>
    <w:rsid w:val="482A813F"/>
    <w:rsid w:val="482D77B9"/>
    <w:rsid w:val="483059F9"/>
    <w:rsid w:val="483217CE"/>
    <w:rsid w:val="483E7C9C"/>
    <w:rsid w:val="484E3E19"/>
    <w:rsid w:val="48558E43"/>
    <w:rsid w:val="4859B0B6"/>
    <w:rsid w:val="485FA860"/>
    <w:rsid w:val="4866D56F"/>
    <w:rsid w:val="48675BE8"/>
    <w:rsid w:val="48687C32"/>
    <w:rsid w:val="486B83EB"/>
    <w:rsid w:val="486BB38A"/>
    <w:rsid w:val="486E2C7A"/>
    <w:rsid w:val="486EAD73"/>
    <w:rsid w:val="48751904"/>
    <w:rsid w:val="4883C02F"/>
    <w:rsid w:val="48867B1E"/>
    <w:rsid w:val="488C18C1"/>
    <w:rsid w:val="489285E4"/>
    <w:rsid w:val="48980217"/>
    <w:rsid w:val="48B2BFA3"/>
    <w:rsid w:val="48B5E146"/>
    <w:rsid w:val="48B64D16"/>
    <w:rsid w:val="48C0708F"/>
    <w:rsid w:val="48C5FB3E"/>
    <w:rsid w:val="48CA38DE"/>
    <w:rsid w:val="48D7BE7C"/>
    <w:rsid w:val="48ED1237"/>
    <w:rsid w:val="48EF9D79"/>
    <w:rsid w:val="48F15305"/>
    <w:rsid w:val="48F3D349"/>
    <w:rsid w:val="48F8248E"/>
    <w:rsid w:val="48FB4C96"/>
    <w:rsid w:val="490342D9"/>
    <w:rsid w:val="490E7BFA"/>
    <w:rsid w:val="490FF823"/>
    <w:rsid w:val="4913572B"/>
    <w:rsid w:val="4914AB12"/>
    <w:rsid w:val="49273EB4"/>
    <w:rsid w:val="49293FA5"/>
    <w:rsid w:val="4933C2E1"/>
    <w:rsid w:val="49407A19"/>
    <w:rsid w:val="494724CF"/>
    <w:rsid w:val="4947AE13"/>
    <w:rsid w:val="494BE563"/>
    <w:rsid w:val="4967A31B"/>
    <w:rsid w:val="496FB414"/>
    <w:rsid w:val="49737DC1"/>
    <w:rsid w:val="497BBCD5"/>
    <w:rsid w:val="4981E515"/>
    <w:rsid w:val="4987F3C7"/>
    <w:rsid w:val="49A6ED41"/>
    <w:rsid w:val="49AE6B6C"/>
    <w:rsid w:val="49B2D7D6"/>
    <w:rsid w:val="49B8B992"/>
    <w:rsid w:val="49BDF289"/>
    <w:rsid w:val="49BE456C"/>
    <w:rsid w:val="49C2EA12"/>
    <w:rsid w:val="49CD8308"/>
    <w:rsid w:val="49CE825E"/>
    <w:rsid w:val="49E6629D"/>
    <w:rsid w:val="49E7C9F2"/>
    <w:rsid w:val="4A11E6C2"/>
    <w:rsid w:val="4A1418B8"/>
    <w:rsid w:val="4A15C6CD"/>
    <w:rsid w:val="4A16064B"/>
    <w:rsid w:val="4A16C64F"/>
    <w:rsid w:val="4A2272BA"/>
    <w:rsid w:val="4A29AEB2"/>
    <w:rsid w:val="4A440594"/>
    <w:rsid w:val="4A50457C"/>
    <w:rsid w:val="4A5AC7AE"/>
    <w:rsid w:val="4A5F8A70"/>
    <w:rsid w:val="4A60DCC4"/>
    <w:rsid w:val="4A60EEFE"/>
    <w:rsid w:val="4A6666A3"/>
    <w:rsid w:val="4A691865"/>
    <w:rsid w:val="4A6CDB8F"/>
    <w:rsid w:val="4A73E3FA"/>
    <w:rsid w:val="4A7D9F29"/>
    <w:rsid w:val="4A89C794"/>
    <w:rsid w:val="4A90C3D8"/>
    <w:rsid w:val="4AA7CCAC"/>
    <w:rsid w:val="4AAF0B10"/>
    <w:rsid w:val="4ABF1AE8"/>
    <w:rsid w:val="4AC03A92"/>
    <w:rsid w:val="4ACD2948"/>
    <w:rsid w:val="4ACE392F"/>
    <w:rsid w:val="4AD89BDC"/>
    <w:rsid w:val="4ADAAFEB"/>
    <w:rsid w:val="4ADBA4F2"/>
    <w:rsid w:val="4AE220F7"/>
    <w:rsid w:val="4AF12809"/>
    <w:rsid w:val="4B36A34C"/>
    <w:rsid w:val="4B40599C"/>
    <w:rsid w:val="4B43CA81"/>
    <w:rsid w:val="4B44A12C"/>
    <w:rsid w:val="4B5516F8"/>
    <w:rsid w:val="4B55837B"/>
    <w:rsid w:val="4B6725E9"/>
    <w:rsid w:val="4B79204C"/>
    <w:rsid w:val="4B7AF0B3"/>
    <w:rsid w:val="4B7E5A27"/>
    <w:rsid w:val="4B7F55EA"/>
    <w:rsid w:val="4B883B9E"/>
    <w:rsid w:val="4B88438D"/>
    <w:rsid w:val="4B92E5A7"/>
    <w:rsid w:val="4B9F4FD0"/>
    <w:rsid w:val="4BA3BD8D"/>
    <w:rsid w:val="4BA64467"/>
    <w:rsid w:val="4BB79ED5"/>
    <w:rsid w:val="4BC56800"/>
    <w:rsid w:val="4BDCC348"/>
    <w:rsid w:val="4BDEF0DE"/>
    <w:rsid w:val="4BE2B78E"/>
    <w:rsid w:val="4BE41618"/>
    <w:rsid w:val="4BF8ED7D"/>
    <w:rsid w:val="4BF97F76"/>
    <w:rsid w:val="4BFB3372"/>
    <w:rsid w:val="4BFC64A6"/>
    <w:rsid w:val="4C0090AD"/>
    <w:rsid w:val="4C015FA8"/>
    <w:rsid w:val="4C0A334C"/>
    <w:rsid w:val="4C128FF7"/>
    <w:rsid w:val="4C229B64"/>
    <w:rsid w:val="4C22D2CC"/>
    <w:rsid w:val="4C272903"/>
    <w:rsid w:val="4C304C3F"/>
    <w:rsid w:val="4C36A627"/>
    <w:rsid w:val="4C370AE0"/>
    <w:rsid w:val="4C40D3EA"/>
    <w:rsid w:val="4C44E92A"/>
    <w:rsid w:val="4C52F2B3"/>
    <w:rsid w:val="4C54B017"/>
    <w:rsid w:val="4C60D321"/>
    <w:rsid w:val="4C6574C0"/>
    <w:rsid w:val="4C6715FE"/>
    <w:rsid w:val="4C6F622F"/>
    <w:rsid w:val="4C70D160"/>
    <w:rsid w:val="4C7AAAD8"/>
    <w:rsid w:val="4C84EC4B"/>
    <w:rsid w:val="4C881EAB"/>
    <w:rsid w:val="4C884556"/>
    <w:rsid w:val="4C8F7F5E"/>
    <w:rsid w:val="4C92949B"/>
    <w:rsid w:val="4C943EC3"/>
    <w:rsid w:val="4C96255F"/>
    <w:rsid w:val="4C98E2AC"/>
    <w:rsid w:val="4C9C21AC"/>
    <w:rsid w:val="4CA2DD62"/>
    <w:rsid w:val="4CA39ED8"/>
    <w:rsid w:val="4CBDA305"/>
    <w:rsid w:val="4CC399D1"/>
    <w:rsid w:val="4CCDF228"/>
    <w:rsid w:val="4CD0C23E"/>
    <w:rsid w:val="4D0202A6"/>
    <w:rsid w:val="4D09F3B5"/>
    <w:rsid w:val="4D150110"/>
    <w:rsid w:val="4D1942A8"/>
    <w:rsid w:val="4D24852A"/>
    <w:rsid w:val="4D2976AF"/>
    <w:rsid w:val="4D2F6BA3"/>
    <w:rsid w:val="4D3EF89F"/>
    <w:rsid w:val="4D45EF62"/>
    <w:rsid w:val="4D4E6ACC"/>
    <w:rsid w:val="4D510FA3"/>
    <w:rsid w:val="4D5A5ADC"/>
    <w:rsid w:val="4D65F1EE"/>
    <w:rsid w:val="4D6F739A"/>
    <w:rsid w:val="4D742BE0"/>
    <w:rsid w:val="4D84C565"/>
    <w:rsid w:val="4D87E68C"/>
    <w:rsid w:val="4D880170"/>
    <w:rsid w:val="4D94254C"/>
    <w:rsid w:val="4D973F69"/>
    <w:rsid w:val="4D9BA61F"/>
    <w:rsid w:val="4DB03946"/>
    <w:rsid w:val="4DB19177"/>
    <w:rsid w:val="4DB290C5"/>
    <w:rsid w:val="4DB56907"/>
    <w:rsid w:val="4DB69371"/>
    <w:rsid w:val="4DC92A3D"/>
    <w:rsid w:val="4DD4C9E6"/>
    <w:rsid w:val="4DD8B479"/>
    <w:rsid w:val="4DDC1879"/>
    <w:rsid w:val="4DE01165"/>
    <w:rsid w:val="4DE8AA0F"/>
    <w:rsid w:val="4DEBCAAA"/>
    <w:rsid w:val="4DED7B11"/>
    <w:rsid w:val="4E0B2D46"/>
    <w:rsid w:val="4E1009DD"/>
    <w:rsid w:val="4E137937"/>
    <w:rsid w:val="4E281156"/>
    <w:rsid w:val="4E2F8F2F"/>
    <w:rsid w:val="4E35708C"/>
    <w:rsid w:val="4E3C37AB"/>
    <w:rsid w:val="4E4BD8AA"/>
    <w:rsid w:val="4E51D517"/>
    <w:rsid w:val="4E5364E1"/>
    <w:rsid w:val="4E564526"/>
    <w:rsid w:val="4E5D1A6F"/>
    <w:rsid w:val="4E5FF794"/>
    <w:rsid w:val="4E627732"/>
    <w:rsid w:val="4E62B0A4"/>
    <w:rsid w:val="4E63312F"/>
    <w:rsid w:val="4E876E1A"/>
    <w:rsid w:val="4E8A8866"/>
    <w:rsid w:val="4E8B878D"/>
    <w:rsid w:val="4E8D84CF"/>
    <w:rsid w:val="4E93A77E"/>
    <w:rsid w:val="4E9D2F85"/>
    <w:rsid w:val="4E9F9561"/>
    <w:rsid w:val="4EA5CB24"/>
    <w:rsid w:val="4EB3D895"/>
    <w:rsid w:val="4EB479A6"/>
    <w:rsid w:val="4EB90B2B"/>
    <w:rsid w:val="4EB9A1EF"/>
    <w:rsid w:val="4EC8F71D"/>
    <w:rsid w:val="4ECBB6C7"/>
    <w:rsid w:val="4ECCB481"/>
    <w:rsid w:val="4EDE02F9"/>
    <w:rsid w:val="4EE01562"/>
    <w:rsid w:val="4EE0BB29"/>
    <w:rsid w:val="4EE9D06F"/>
    <w:rsid w:val="4EF051FB"/>
    <w:rsid w:val="4EF24617"/>
    <w:rsid w:val="4EF384B3"/>
    <w:rsid w:val="4EF70854"/>
    <w:rsid w:val="4EFAA8FE"/>
    <w:rsid w:val="4F19A253"/>
    <w:rsid w:val="4F290729"/>
    <w:rsid w:val="4F2C827E"/>
    <w:rsid w:val="4F2F2347"/>
    <w:rsid w:val="4F4C42C2"/>
    <w:rsid w:val="4F535410"/>
    <w:rsid w:val="4F53E929"/>
    <w:rsid w:val="4F558F1D"/>
    <w:rsid w:val="4F708097"/>
    <w:rsid w:val="4F73986B"/>
    <w:rsid w:val="4F8BF56B"/>
    <w:rsid w:val="4F91C7A2"/>
    <w:rsid w:val="4F92B173"/>
    <w:rsid w:val="4F952897"/>
    <w:rsid w:val="4F959557"/>
    <w:rsid w:val="4F98DFE2"/>
    <w:rsid w:val="4F9BBC13"/>
    <w:rsid w:val="4F9D5211"/>
    <w:rsid w:val="4FA24690"/>
    <w:rsid w:val="4FAED588"/>
    <w:rsid w:val="4FC84999"/>
    <w:rsid w:val="4FCADC56"/>
    <w:rsid w:val="4FD471D6"/>
    <w:rsid w:val="4FF6ED1D"/>
    <w:rsid w:val="500159E4"/>
    <w:rsid w:val="5005E290"/>
    <w:rsid w:val="500C0EBA"/>
    <w:rsid w:val="500F7582"/>
    <w:rsid w:val="5013CD76"/>
    <w:rsid w:val="501E1C0F"/>
    <w:rsid w:val="502107CD"/>
    <w:rsid w:val="502AD02E"/>
    <w:rsid w:val="502BEF06"/>
    <w:rsid w:val="5045B456"/>
    <w:rsid w:val="505531C6"/>
    <w:rsid w:val="5069901F"/>
    <w:rsid w:val="506DCEFB"/>
    <w:rsid w:val="5074CDAF"/>
    <w:rsid w:val="5076CFAA"/>
    <w:rsid w:val="5080ACD5"/>
    <w:rsid w:val="50848C53"/>
    <w:rsid w:val="50862B53"/>
    <w:rsid w:val="508C571D"/>
    <w:rsid w:val="50AAC104"/>
    <w:rsid w:val="50B16A39"/>
    <w:rsid w:val="50B7A845"/>
    <w:rsid w:val="50BDCDFC"/>
    <w:rsid w:val="50C0D551"/>
    <w:rsid w:val="50C772B7"/>
    <w:rsid w:val="50CAE523"/>
    <w:rsid w:val="50D34896"/>
    <w:rsid w:val="50D8EA99"/>
    <w:rsid w:val="50DDBF37"/>
    <w:rsid w:val="50EDEF34"/>
    <w:rsid w:val="50F5E14D"/>
    <w:rsid w:val="5108A1F0"/>
    <w:rsid w:val="510E13F7"/>
    <w:rsid w:val="511A7E07"/>
    <w:rsid w:val="511D8B50"/>
    <w:rsid w:val="511E7881"/>
    <w:rsid w:val="512FA1F3"/>
    <w:rsid w:val="514DCC91"/>
    <w:rsid w:val="514FB540"/>
    <w:rsid w:val="515147CE"/>
    <w:rsid w:val="5152CE81"/>
    <w:rsid w:val="51567668"/>
    <w:rsid w:val="51591431"/>
    <w:rsid w:val="51610033"/>
    <w:rsid w:val="5167BB26"/>
    <w:rsid w:val="516A2B3C"/>
    <w:rsid w:val="519E49C9"/>
    <w:rsid w:val="51A2B5F9"/>
    <w:rsid w:val="51B0C3C8"/>
    <w:rsid w:val="51BF6363"/>
    <w:rsid w:val="51D567B8"/>
    <w:rsid w:val="51E8414D"/>
    <w:rsid w:val="51ED3A66"/>
    <w:rsid w:val="51F2F8AD"/>
    <w:rsid w:val="51F47A3B"/>
    <w:rsid w:val="51F85DF4"/>
    <w:rsid w:val="52019A7C"/>
    <w:rsid w:val="520E5D09"/>
    <w:rsid w:val="52113272"/>
    <w:rsid w:val="52281CCE"/>
    <w:rsid w:val="522C03C3"/>
    <w:rsid w:val="5232BB4E"/>
    <w:rsid w:val="523EDB9C"/>
    <w:rsid w:val="52400D97"/>
    <w:rsid w:val="52434F35"/>
    <w:rsid w:val="524BB71B"/>
    <w:rsid w:val="5255A4F7"/>
    <w:rsid w:val="525A80DD"/>
    <w:rsid w:val="526A4953"/>
    <w:rsid w:val="5278A4C5"/>
    <w:rsid w:val="528605E2"/>
    <w:rsid w:val="528B8FFB"/>
    <w:rsid w:val="528FEB92"/>
    <w:rsid w:val="529B5ED5"/>
    <w:rsid w:val="529EF289"/>
    <w:rsid w:val="52A5145C"/>
    <w:rsid w:val="52C4F75F"/>
    <w:rsid w:val="52E0B05F"/>
    <w:rsid w:val="52E29A83"/>
    <w:rsid w:val="52E2C533"/>
    <w:rsid w:val="52E6F5C1"/>
    <w:rsid w:val="53011D20"/>
    <w:rsid w:val="530366D3"/>
    <w:rsid w:val="530E41B9"/>
    <w:rsid w:val="530ECB3F"/>
    <w:rsid w:val="5322C63A"/>
    <w:rsid w:val="53234F15"/>
    <w:rsid w:val="533AC14C"/>
    <w:rsid w:val="533CC884"/>
    <w:rsid w:val="533E299E"/>
    <w:rsid w:val="5342E406"/>
    <w:rsid w:val="534D825B"/>
    <w:rsid w:val="534EF21B"/>
    <w:rsid w:val="535F4F0F"/>
    <w:rsid w:val="536B28E1"/>
    <w:rsid w:val="536DE7B0"/>
    <w:rsid w:val="53712430"/>
    <w:rsid w:val="53748DB3"/>
    <w:rsid w:val="5376EB01"/>
    <w:rsid w:val="53A08A81"/>
    <w:rsid w:val="53A2269C"/>
    <w:rsid w:val="53AAB374"/>
    <w:rsid w:val="53B92459"/>
    <w:rsid w:val="53DE1065"/>
    <w:rsid w:val="53EF5AB5"/>
    <w:rsid w:val="5403092D"/>
    <w:rsid w:val="541FEB79"/>
    <w:rsid w:val="54249DAA"/>
    <w:rsid w:val="542AA37E"/>
    <w:rsid w:val="542B4511"/>
    <w:rsid w:val="5436F2CB"/>
    <w:rsid w:val="543A0A46"/>
    <w:rsid w:val="5450F743"/>
    <w:rsid w:val="54556DAF"/>
    <w:rsid w:val="5457006B"/>
    <w:rsid w:val="545B46AD"/>
    <w:rsid w:val="546122B7"/>
    <w:rsid w:val="547CCE81"/>
    <w:rsid w:val="54B25A45"/>
    <w:rsid w:val="54BC0058"/>
    <w:rsid w:val="54D0F0D3"/>
    <w:rsid w:val="54DAD3B5"/>
    <w:rsid w:val="54DF28AE"/>
    <w:rsid w:val="54EA3D41"/>
    <w:rsid w:val="54F36362"/>
    <w:rsid w:val="54F8F488"/>
    <w:rsid w:val="5500CFC5"/>
    <w:rsid w:val="550B5709"/>
    <w:rsid w:val="550B6404"/>
    <w:rsid w:val="5529D827"/>
    <w:rsid w:val="552C9326"/>
    <w:rsid w:val="552F22C1"/>
    <w:rsid w:val="554D308E"/>
    <w:rsid w:val="5554ACDA"/>
    <w:rsid w:val="5558F22D"/>
    <w:rsid w:val="5559F9A8"/>
    <w:rsid w:val="55734CCB"/>
    <w:rsid w:val="557C61E5"/>
    <w:rsid w:val="558CB8C8"/>
    <w:rsid w:val="559A42B6"/>
    <w:rsid w:val="559BB11A"/>
    <w:rsid w:val="55AE507E"/>
    <w:rsid w:val="55B85BCE"/>
    <w:rsid w:val="55CC61B5"/>
    <w:rsid w:val="55DCF3F7"/>
    <w:rsid w:val="55E22886"/>
    <w:rsid w:val="55EECF16"/>
    <w:rsid w:val="55F1656B"/>
    <w:rsid w:val="55F1D30B"/>
    <w:rsid w:val="55F5FE6D"/>
    <w:rsid w:val="55F8C9D4"/>
    <w:rsid w:val="560C51AA"/>
    <w:rsid w:val="5612650C"/>
    <w:rsid w:val="561882A0"/>
    <w:rsid w:val="5620AE1E"/>
    <w:rsid w:val="5625638B"/>
    <w:rsid w:val="5626AB9A"/>
    <w:rsid w:val="5628B574"/>
    <w:rsid w:val="5634FC09"/>
    <w:rsid w:val="563B44F6"/>
    <w:rsid w:val="563CC196"/>
    <w:rsid w:val="564D81C1"/>
    <w:rsid w:val="565D9722"/>
    <w:rsid w:val="5663FEB4"/>
    <w:rsid w:val="566EE366"/>
    <w:rsid w:val="567235AA"/>
    <w:rsid w:val="5672D614"/>
    <w:rsid w:val="5686A316"/>
    <w:rsid w:val="56918A85"/>
    <w:rsid w:val="5698E281"/>
    <w:rsid w:val="569A236D"/>
    <w:rsid w:val="56A6FD12"/>
    <w:rsid w:val="56A73854"/>
    <w:rsid w:val="56AFA98B"/>
    <w:rsid w:val="56BA1EE9"/>
    <w:rsid w:val="56BB0BBC"/>
    <w:rsid w:val="56C889C3"/>
    <w:rsid w:val="56E97945"/>
    <w:rsid w:val="5713ABB1"/>
    <w:rsid w:val="5722BCC3"/>
    <w:rsid w:val="572DF7A9"/>
    <w:rsid w:val="5731811A"/>
    <w:rsid w:val="5735E7F8"/>
    <w:rsid w:val="573FEAF2"/>
    <w:rsid w:val="57499B01"/>
    <w:rsid w:val="574A0CB2"/>
    <w:rsid w:val="5766E25E"/>
    <w:rsid w:val="577A18E6"/>
    <w:rsid w:val="577EBF36"/>
    <w:rsid w:val="5781BF80"/>
    <w:rsid w:val="5788B000"/>
    <w:rsid w:val="578C2C73"/>
    <w:rsid w:val="57918F42"/>
    <w:rsid w:val="57A8EED9"/>
    <w:rsid w:val="57A95AD8"/>
    <w:rsid w:val="57B76595"/>
    <w:rsid w:val="57BBB004"/>
    <w:rsid w:val="57C96653"/>
    <w:rsid w:val="57CA1463"/>
    <w:rsid w:val="57D67247"/>
    <w:rsid w:val="57DB2B99"/>
    <w:rsid w:val="57F30F28"/>
    <w:rsid w:val="57F7F5DA"/>
    <w:rsid w:val="57F8D744"/>
    <w:rsid w:val="57FA6F45"/>
    <w:rsid w:val="57FEAB78"/>
    <w:rsid w:val="5800CF00"/>
    <w:rsid w:val="5802A018"/>
    <w:rsid w:val="5812A63D"/>
    <w:rsid w:val="582494A4"/>
    <w:rsid w:val="582A1B40"/>
    <w:rsid w:val="582C1FC9"/>
    <w:rsid w:val="583EAF04"/>
    <w:rsid w:val="5841ABC5"/>
    <w:rsid w:val="584D2F23"/>
    <w:rsid w:val="584D69EF"/>
    <w:rsid w:val="585502EF"/>
    <w:rsid w:val="58557B66"/>
    <w:rsid w:val="5862C124"/>
    <w:rsid w:val="58685A6C"/>
    <w:rsid w:val="586A43B9"/>
    <w:rsid w:val="58779F05"/>
    <w:rsid w:val="587C3349"/>
    <w:rsid w:val="587C8A43"/>
    <w:rsid w:val="5880E5B8"/>
    <w:rsid w:val="5887A3A7"/>
    <w:rsid w:val="588AEB41"/>
    <w:rsid w:val="58968205"/>
    <w:rsid w:val="589854CB"/>
    <w:rsid w:val="589DE33A"/>
    <w:rsid w:val="58A638DE"/>
    <w:rsid w:val="58C092B1"/>
    <w:rsid w:val="58D46F00"/>
    <w:rsid w:val="58D77458"/>
    <w:rsid w:val="58E5B861"/>
    <w:rsid w:val="58EEE837"/>
    <w:rsid w:val="58EF5A20"/>
    <w:rsid w:val="58F3CF5C"/>
    <w:rsid w:val="58F44546"/>
    <w:rsid w:val="58FC2815"/>
    <w:rsid w:val="59086E9D"/>
    <w:rsid w:val="5949E906"/>
    <w:rsid w:val="595023E8"/>
    <w:rsid w:val="5955A6E9"/>
    <w:rsid w:val="595861A8"/>
    <w:rsid w:val="5967479D"/>
    <w:rsid w:val="596BDE11"/>
    <w:rsid w:val="5979A1D8"/>
    <w:rsid w:val="597A71DC"/>
    <w:rsid w:val="5994E659"/>
    <w:rsid w:val="599D8697"/>
    <w:rsid w:val="59A776DD"/>
    <w:rsid w:val="59AE125B"/>
    <w:rsid w:val="59C028F2"/>
    <w:rsid w:val="59C3ADF3"/>
    <w:rsid w:val="59C3F8AD"/>
    <w:rsid w:val="59C6ECB2"/>
    <w:rsid w:val="59CA9365"/>
    <w:rsid w:val="59D7E4F5"/>
    <w:rsid w:val="59D8BC98"/>
    <w:rsid w:val="59DEE4CB"/>
    <w:rsid w:val="59E89B37"/>
    <w:rsid w:val="59EE8419"/>
    <w:rsid w:val="59F47294"/>
    <w:rsid w:val="59FBF2C3"/>
    <w:rsid w:val="5A06B35D"/>
    <w:rsid w:val="5A106AD7"/>
    <w:rsid w:val="5A13350E"/>
    <w:rsid w:val="5A1CA8A7"/>
    <w:rsid w:val="5A278781"/>
    <w:rsid w:val="5A284061"/>
    <w:rsid w:val="5A28A720"/>
    <w:rsid w:val="5A2FE374"/>
    <w:rsid w:val="5A3CDAAF"/>
    <w:rsid w:val="5A413239"/>
    <w:rsid w:val="5A560B98"/>
    <w:rsid w:val="5A595C4F"/>
    <w:rsid w:val="5A5E9144"/>
    <w:rsid w:val="5A69D967"/>
    <w:rsid w:val="5A7D8D70"/>
    <w:rsid w:val="5A7F1E24"/>
    <w:rsid w:val="5A81D902"/>
    <w:rsid w:val="5A840D96"/>
    <w:rsid w:val="5A8C4F1C"/>
    <w:rsid w:val="5A932E20"/>
    <w:rsid w:val="5A93A0D5"/>
    <w:rsid w:val="5AB4D088"/>
    <w:rsid w:val="5AB59099"/>
    <w:rsid w:val="5AC42C1E"/>
    <w:rsid w:val="5AC84106"/>
    <w:rsid w:val="5ACEDA6E"/>
    <w:rsid w:val="5AD16BBB"/>
    <w:rsid w:val="5AD722D6"/>
    <w:rsid w:val="5ADA35E1"/>
    <w:rsid w:val="5ADC40EF"/>
    <w:rsid w:val="5AE3FD65"/>
    <w:rsid w:val="5AF07BB0"/>
    <w:rsid w:val="5AF803C1"/>
    <w:rsid w:val="5AFE2BE4"/>
    <w:rsid w:val="5B00CC1A"/>
    <w:rsid w:val="5B076610"/>
    <w:rsid w:val="5B1051B6"/>
    <w:rsid w:val="5B13836E"/>
    <w:rsid w:val="5B1B18D5"/>
    <w:rsid w:val="5B2A6F34"/>
    <w:rsid w:val="5B2F8473"/>
    <w:rsid w:val="5B33A955"/>
    <w:rsid w:val="5B3765B7"/>
    <w:rsid w:val="5B3A8DE1"/>
    <w:rsid w:val="5B4739CF"/>
    <w:rsid w:val="5B4EE451"/>
    <w:rsid w:val="5B500C1F"/>
    <w:rsid w:val="5B6B5FDF"/>
    <w:rsid w:val="5B6C2170"/>
    <w:rsid w:val="5B6C7135"/>
    <w:rsid w:val="5B7B82CE"/>
    <w:rsid w:val="5B92A181"/>
    <w:rsid w:val="5B92FE11"/>
    <w:rsid w:val="5B9E5660"/>
    <w:rsid w:val="5BA2E264"/>
    <w:rsid w:val="5BA5AEEF"/>
    <w:rsid w:val="5BA8C94D"/>
    <w:rsid w:val="5BB788DC"/>
    <w:rsid w:val="5BC1BEE0"/>
    <w:rsid w:val="5BC78E02"/>
    <w:rsid w:val="5BFD5F83"/>
    <w:rsid w:val="5BFF95F4"/>
    <w:rsid w:val="5C236057"/>
    <w:rsid w:val="5C2AC89D"/>
    <w:rsid w:val="5C331D71"/>
    <w:rsid w:val="5C48A87A"/>
    <w:rsid w:val="5C5130D4"/>
    <w:rsid w:val="5C52E856"/>
    <w:rsid w:val="5C5F39E7"/>
    <w:rsid w:val="5C60CB4F"/>
    <w:rsid w:val="5C72710B"/>
    <w:rsid w:val="5C75AFB7"/>
    <w:rsid w:val="5C85522A"/>
    <w:rsid w:val="5C8A76AB"/>
    <w:rsid w:val="5C91672A"/>
    <w:rsid w:val="5C91DF80"/>
    <w:rsid w:val="5C99A33F"/>
    <w:rsid w:val="5CBB1589"/>
    <w:rsid w:val="5CCD2EFC"/>
    <w:rsid w:val="5CD8C443"/>
    <w:rsid w:val="5CD9A65B"/>
    <w:rsid w:val="5CE8DD1A"/>
    <w:rsid w:val="5CEBD5D0"/>
    <w:rsid w:val="5CFD1E04"/>
    <w:rsid w:val="5D11E0F0"/>
    <w:rsid w:val="5D28122C"/>
    <w:rsid w:val="5D2CFC63"/>
    <w:rsid w:val="5D343CB0"/>
    <w:rsid w:val="5D3771C1"/>
    <w:rsid w:val="5D3D65BA"/>
    <w:rsid w:val="5D3F3717"/>
    <w:rsid w:val="5D535645"/>
    <w:rsid w:val="5D550DD4"/>
    <w:rsid w:val="5D5787BB"/>
    <w:rsid w:val="5D69B7AD"/>
    <w:rsid w:val="5D6BF2F4"/>
    <w:rsid w:val="5D89E1EF"/>
    <w:rsid w:val="5D8C1745"/>
    <w:rsid w:val="5D8E00EA"/>
    <w:rsid w:val="5D9E9D37"/>
    <w:rsid w:val="5DC871F6"/>
    <w:rsid w:val="5DCAB639"/>
    <w:rsid w:val="5DD122C9"/>
    <w:rsid w:val="5DD417AF"/>
    <w:rsid w:val="5DD4D803"/>
    <w:rsid w:val="5DE01899"/>
    <w:rsid w:val="5DE17F96"/>
    <w:rsid w:val="5DE36E75"/>
    <w:rsid w:val="5E039F52"/>
    <w:rsid w:val="5E0BCBA9"/>
    <w:rsid w:val="5E0BFCB5"/>
    <w:rsid w:val="5E1FE551"/>
    <w:rsid w:val="5E25B887"/>
    <w:rsid w:val="5E405E16"/>
    <w:rsid w:val="5E41546A"/>
    <w:rsid w:val="5E4718BF"/>
    <w:rsid w:val="5E48498B"/>
    <w:rsid w:val="5E4A163B"/>
    <w:rsid w:val="5E4F5EFC"/>
    <w:rsid w:val="5E558649"/>
    <w:rsid w:val="5E57E190"/>
    <w:rsid w:val="5E586046"/>
    <w:rsid w:val="5E5E4242"/>
    <w:rsid w:val="5E6FE34B"/>
    <w:rsid w:val="5E73399E"/>
    <w:rsid w:val="5E738895"/>
    <w:rsid w:val="5E749A89"/>
    <w:rsid w:val="5E84FB77"/>
    <w:rsid w:val="5E8A85A1"/>
    <w:rsid w:val="5E8CB67E"/>
    <w:rsid w:val="5E93789E"/>
    <w:rsid w:val="5E9F6E98"/>
    <w:rsid w:val="5EAF6568"/>
    <w:rsid w:val="5EB6FC28"/>
    <w:rsid w:val="5EB99014"/>
    <w:rsid w:val="5EBEEFDF"/>
    <w:rsid w:val="5EC83112"/>
    <w:rsid w:val="5ECE0903"/>
    <w:rsid w:val="5EE24B4A"/>
    <w:rsid w:val="5EEAB081"/>
    <w:rsid w:val="5F05836E"/>
    <w:rsid w:val="5F0F8D2F"/>
    <w:rsid w:val="5F161CF8"/>
    <w:rsid w:val="5F1DE8AB"/>
    <w:rsid w:val="5F228419"/>
    <w:rsid w:val="5F48BB12"/>
    <w:rsid w:val="5F618FC8"/>
    <w:rsid w:val="5F703AF1"/>
    <w:rsid w:val="5F7969AA"/>
    <w:rsid w:val="5F81AC3E"/>
    <w:rsid w:val="5F84DEDF"/>
    <w:rsid w:val="5F93DE48"/>
    <w:rsid w:val="5F9B65A5"/>
    <w:rsid w:val="5FA23F1C"/>
    <w:rsid w:val="5FB21E79"/>
    <w:rsid w:val="5FB55EA5"/>
    <w:rsid w:val="5FBCC847"/>
    <w:rsid w:val="5FBF6A4D"/>
    <w:rsid w:val="5FC0C519"/>
    <w:rsid w:val="5FC7D23D"/>
    <w:rsid w:val="5FCC0435"/>
    <w:rsid w:val="5FCF7F16"/>
    <w:rsid w:val="5FE1B817"/>
    <w:rsid w:val="5FE5428D"/>
    <w:rsid w:val="5FEB4E56"/>
    <w:rsid w:val="5FEFC653"/>
    <w:rsid w:val="5FF10BF1"/>
    <w:rsid w:val="5FFDE840"/>
    <w:rsid w:val="60001C6F"/>
    <w:rsid w:val="601C886E"/>
    <w:rsid w:val="601FB48E"/>
    <w:rsid w:val="60305721"/>
    <w:rsid w:val="6038E5F1"/>
    <w:rsid w:val="605142A1"/>
    <w:rsid w:val="6053D5F0"/>
    <w:rsid w:val="605B0F40"/>
    <w:rsid w:val="60784DE8"/>
    <w:rsid w:val="607A1F4B"/>
    <w:rsid w:val="6083D297"/>
    <w:rsid w:val="608718A7"/>
    <w:rsid w:val="609099BA"/>
    <w:rsid w:val="6099E9B7"/>
    <w:rsid w:val="60B03D87"/>
    <w:rsid w:val="60D10584"/>
    <w:rsid w:val="60D7A278"/>
    <w:rsid w:val="60F3BA8E"/>
    <w:rsid w:val="60F9F7C6"/>
    <w:rsid w:val="60FE8652"/>
    <w:rsid w:val="61064B5C"/>
    <w:rsid w:val="6109B10B"/>
    <w:rsid w:val="610B5AFA"/>
    <w:rsid w:val="610D518D"/>
    <w:rsid w:val="6111B9C2"/>
    <w:rsid w:val="61128D83"/>
    <w:rsid w:val="61151403"/>
    <w:rsid w:val="6116B19B"/>
    <w:rsid w:val="611FA53D"/>
    <w:rsid w:val="61441529"/>
    <w:rsid w:val="6146A942"/>
    <w:rsid w:val="614E655C"/>
    <w:rsid w:val="614FF500"/>
    <w:rsid w:val="615493B5"/>
    <w:rsid w:val="615BC28C"/>
    <w:rsid w:val="615F2ED6"/>
    <w:rsid w:val="616F6BA7"/>
    <w:rsid w:val="617385F1"/>
    <w:rsid w:val="617AD63C"/>
    <w:rsid w:val="617C9D6E"/>
    <w:rsid w:val="617E00B4"/>
    <w:rsid w:val="6183B454"/>
    <w:rsid w:val="618D559A"/>
    <w:rsid w:val="6194F2AF"/>
    <w:rsid w:val="61988F83"/>
    <w:rsid w:val="619DA8AA"/>
    <w:rsid w:val="61AC8DE6"/>
    <w:rsid w:val="61AE8DE5"/>
    <w:rsid w:val="61B068F6"/>
    <w:rsid w:val="61B95645"/>
    <w:rsid w:val="61BD4101"/>
    <w:rsid w:val="61C4616B"/>
    <w:rsid w:val="61C6DD42"/>
    <w:rsid w:val="61CF0404"/>
    <w:rsid w:val="61D3729B"/>
    <w:rsid w:val="61E2C46F"/>
    <w:rsid w:val="61E8449E"/>
    <w:rsid w:val="61EFA39A"/>
    <w:rsid w:val="61F0FDCC"/>
    <w:rsid w:val="61F2205B"/>
    <w:rsid w:val="61F9538E"/>
    <w:rsid w:val="62037BD4"/>
    <w:rsid w:val="620516AD"/>
    <w:rsid w:val="62063BD0"/>
    <w:rsid w:val="62300D7B"/>
    <w:rsid w:val="624FE729"/>
    <w:rsid w:val="625E7B49"/>
    <w:rsid w:val="62658526"/>
    <w:rsid w:val="62698FA6"/>
    <w:rsid w:val="626C60BA"/>
    <w:rsid w:val="62751CC5"/>
    <w:rsid w:val="628EC4D3"/>
    <w:rsid w:val="629109B6"/>
    <w:rsid w:val="6295EFBF"/>
    <w:rsid w:val="62A73D8C"/>
    <w:rsid w:val="62B860B4"/>
    <w:rsid w:val="62CC6690"/>
    <w:rsid w:val="62CE5361"/>
    <w:rsid w:val="62D2C441"/>
    <w:rsid w:val="62DD640F"/>
    <w:rsid w:val="62E80501"/>
    <w:rsid w:val="62E8F41B"/>
    <w:rsid w:val="62FE702B"/>
    <w:rsid w:val="6302050A"/>
    <w:rsid w:val="6303E976"/>
    <w:rsid w:val="63083FF1"/>
    <w:rsid w:val="630EFC65"/>
    <w:rsid w:val="630F2F5B"/>
    <w:rsid w:val="630F354D"/>
    <w:rsid w:val="6311A523"/>
    <w:rsid w:val="6314F2DE"/>
    <w:rsid w:val="631F03B3"/>
    <w:rsid w:val="631F7B46"/>
    <w:rsid w:val="632DD22E"/>
    <w:rsid w:val="633165CD"/>
    <w:rsid w:val="6343B7DB"/>
    <w:rsid w:val="635B56BB"/>
    <w:rsid w:val="63631F3A"/>
    <w:rsid w:val="6366EF14"/>
    <w:rsid w:val="63726DD4"/>
    <w:rsid w:val="63775CD4"/>
    <w:rsid w:val="637BF26F"/>
    <w:rsid w:val="63984022"/>
    <w:rsid w:val="63A70169"/>
    <w:rsid w:val="63B9441A"/>
    <w:rsid w:val="63C2085E"/>
    <w:rsid w:val="63C5FA25"/>
    <w:rsid w:val="63D3F518"/>
    <w:rsid w:val="63E0C98A"/>
    <w:rsid w:val="63E7A186"/>
    <w:rsid w:val="63FACA64"/>
    <w:rsid w:val="6400F184"/>
    <w:rsid w:val="640DD76B"/>
    <w:rsid w:val="6415712F"/>
    <w:rsid w:val="642C1509"/>
    <w:rsid w:val="642FA0AF"/>
    <w:rsid w:val="643C1EC5"/>
    <w:rsid w:val="644E313B"/>
    <w:rsid w:val="6460ABAA"/>
    <w:rsid w:val="647F825C"/>
    <w:rsid w:val="6485FB7F"/>
    <w:rsid w:val="648C57E4"/>
    <w:rsid w:val="649188FA"/>
    <w:rsid w:val="64A175AB"/>
    <w:rsid w:val="64B112BF"/>
    <w:rsid w:val="64B8C851"/>
    <w:rsid w:val="64B95993"/>
    <w:rsid w:val="64B96C9D"/>
    <w:rsid w:val="64BA93C3"/>
    <w:rsid w:val="64C128AE"/>
    <w:rsid w:val="64CBFD7C"/>
    <w:rsid w:val="64CCBE49"/>
    <w:rsid w:val="64E80401"/>
    <w:rsid w:val="64F8BB52"/>
    <w:rsid w:val="64F9741E"/>
    <w:rsid w:val="65131244"/>
    <w:rsid w:val="651620CA"/>
    <w:rsid w:val="65197757"/>
    <w:rsid w:val="6521B23D"/>
    <w:rsid w:val="65267D9D"/>
    <w:rsid w:val="65359970"/>
    <w:rsid w:val="6536A7E6"/>
    <w:rsid w:val="6538AF7B"/>
    <w:rsid w:val="6542E142"/>
    <w:rsid w:val="65459789"/>
    <w:rsid w:val="65494106"/>
    <w:rsid w:val="654A3F32"/>
    <w:rsid w:val="65556A7A"/>
    <w:rsid w:val="655A64E5"/>
    <w:rsid w:val="656A48AF"/>
    <w:rsid w:val="656DE492"/>
    <w:rsid w:val="6574F2E9"/>
    <w:rsid w:val="65AE1782"/>
    <w:rsid w:val="65BA3594"/>
    <w:rsid w:val="65C27BFB"/>
    <w:rsid w:val="65D88A5B"/>
    <w:rsid w:val="65D8B82E"/>
    <w:rsid w:val="65DD43F1"/>
    <w:rsid w:val="65E76C1A"/>
    <w:rsid w:val="65EE256F"/>
    <w:rsid w:val="65F6836D"/>
    <w:rsid w:val="65FB165F"/>
    <w:rsid w:val="66023D75"/>
    <w:rsid w:val="6612AA2D"/>
    <w:rsid w:val="66170EA1"/>
    <w:rsid w:val="6622FA00"/>
    <w:rsid w:val="6622FC59"/>
    <w:rsid w:val="66250171"/>
    <w:rsid w:val="6626F94B"/>
    <w:rsid w:val="66275540"/>
    <w:rsid w:val="662FABF3"/>
    <w:rsid w:val="6638C714"/>
    <w:rsid w:val="663B9EC2"/>
    <w:rsid w:val="663DCD94"/>
    <w:rsid w:val="663E748C"/>
    <w:rsid w:val="665062C9"/>
    <w:rsid w:val="66542F3C"/>
    <w:rsid w:val="66549A2A"/>
    <w:rsid w:val="66580FE1"/>
    <w:rsid w:val="665B51CD"/>
    <w:rsid w:val="665DC9FF"/>
    <w:rsid w:val="66618D86"/>
    <w:rsid w:val="6665025B"/>
    <w:rsid w:val="66693328"/>
    <w:rsid w:val="666BD1A8"/>
    <w:rsid w:val="66808843"/>
    <w:rsid w:val="668107E1"/>
    <w:rsid w:val="6682C287"/>
    <w:rsid w:val="668546F1"/>
    <w:rsid w:val="6689C646"/>
    <w:rsid w:val="669BE659"/>
    <w:rsid w:val="66B47164"/>
    <w:rsid w:val="66B4F43B"/>
    <w:rsid w:val="66B50320"/>
    <w:rsid w:val="66C63342"/>
    <w:rsid w:val="66CB5897"/>
    <w:rsid w:val="66CC38EF"/>
    <w:rsid w:val="66E4672E"/>
    <w:rsid w:val="66E547AA"/>
    <w:rsid w:val="66EE8AEE"/>
    <w:rsid w:val="66F0A5F6"/>
    <w:rsid w:val="66F0D34E"/>
    <w:rsid w:val="66FF3997"/>
    <w:rsid w:val="6704E3B6"/>
    <w:rsid w:val="672859AA"/>
    <w:rsid w:val="672A9DA0"/>
    <w:rsid w:val="67322EC4"/>
    <w:rsid w:val="673D92EF"/>
    <w:rsid w:val="674A3C8A"/>
    <w:rsid w:val="674AF55D"/>
    <w:rsid w:val="6754B54A"/>
    <w:rsid w:val="675C8FED"/>
    <w:rsid w:val="6760191A"/>
    <w:rsid w:val="6761EAE6"/>
    <w:rsid w:val="676689C6"/>
    <w:rsid w:val="677060F4"/>
    <w:rsid w:val="67707EC7"/>
    <w:rsid w:val="6779497B"/>
    <w:rsid w:val="678A9982"/>
    <w:rsid w:val="678C211A"/>
    <w:rsid w:val="6797CEF8"/>
    <w:rsid w:val="679E5414"/>
    <w:rsid w:val="67ABCB2F"/>
    <w:rsid w:val="67BF1256"/>
    <w:rsid w:val="67CE913B"/>
    <w:rsid w:val="67D0D83B"/>
    <w:rsid w:val="67D13D87"/>
    <w:rsid w:val="67D15659"/>
    <w:rsid w:val="67DE9D2C"/>
    <w:rsid w:val="67E2AB14"/>
    <w:rsid w:val="67F2FEA4"/>
    <w:rsid w:val="67F86341"/>
    <w:rsid w:val="67FFCF96"/>
    <w:rsid w:val="67FFEF49"/>
    <w:rsid w:val="6815C285"/>
    <w:rsid w:val="681642C0"/>
    <w:rsid w:val="681D37DB"/>
    <w:rsid w:val="681E117A"/>
    <w:rsid w:val="682F37C0"/>
    <w:rsid w:val="6831DE93"/>
    <w:rsid w:val="68375833"/>
    <w:rsid w:val="683B63DC"/>
    <w:rsid w:val="6840BADF"/>
    <w:rsid w:val="68507D57"/>
    <w:rsid w:val="6857FC51"/>
    <w:rsid w:val="686BDAB6"/>
    <w:rsid w:val="68758A29"/>
    <w:rsid w:val="6877E9A7"/>
    <w:rsid w:val="687D11A3"/>
    <w:rsid w:val="68871476"/>
    <w:rsid w:val="6896BA25"/>
    <w:rsid w:val="689A64E4"/>
    <w:rsid w:val="689C7CDC"/>
    <w:rsid w:val="68A37432"/>
    <w:rsid w:val="68A4A879"/>
    <w:rsid w:val="68A95137"/>
    <w:rsid w:val="68B10FD3"/>
    <w:rsid w:val="68C7BD79"/>
    <w:rsid w:val="68CB1276"/>
    <w:rsid w:val="68D67E6C"/>
    <w:rsid w:val="68D72D0A"/>
    <w:rsid w:val="68E8B0C8"/>
    <w:rsid w:val="68F46A46"/>
    <w:rsid w:val="68FBE324"/>
    <w:rsid w:val="68FDEB85"/>
    <w:rsid w:val="69041584"/>
    <w:rsid w:val="690C1E19"/>
    <w:rsid w:val="691D1AD3"/>
    <w:rsid w:val="69239243"/>
    <w:rsid w:val="6924418F"/>
    <w:rsid w:val="6931BE6C"/>
    <w:rsid w:val="69473B73"/>
    <w:rsid w:val="69576EF2"/>
    <w:rsid w:val="6961BF83"/>
    <w:rsid w:val="6973D5ED"/>
    <w:rsid w:val="6988814F"/>
    <w:rsid w:val="698F6D79"/>
    <w:rsid w:val="69900984"/>
    <w:rsid w:val="6990E49B"/>
    <w:rsid w:val="69929E6E"/>
    <w:rsid w:val="699BEEF1"/>
    <w:rsid w:val="699CC52C"/>
    <w:rsid w:val="69A8359E"/>
    <w:rsid w:val="69B20965"/>
    <w:rsid w:val="69BC7396"/>
    <w:rsid w:val="69D2428F"/>
    <w:rsid w:val="69D63CD4"/>
    <w:rsid w:val="69EC7948"/>
    <w:rsid w:val="69F2AAFF"/>
    <w:rsid w:val="69F39D5A"/>
    <w:rsid w:val="69FDAA49"/>
    <w:rsid w:val="6A0BA360"/>
    <w:rsid w:val="6A0D0752"/>
    <w:rsid w:val="6A1FD90C"/>
    <w:rsid w:val="6A20E08C"/>
    <w:rsid w:val="6A2714D5"/>
    <w:rsid w:val="6A280260"/>
    <w:rsid w:val="6A32D4AC"/>
    <w:rsid w:val="6A32EBF7"/>
    <w:rsid w:val="6A35AE45"/>
    <w:rsid w:val="6A3AAC41"/>
    <w:rsid w:val="6A432EA3"/>
    <w:rsid w:val="6A458DEA"/>
    <w:rsid w:val="6A491EA9"/>
    <w:rsid w:val="6A4FE5F6"/>
    <w:rsid w:val="6A66B871"/>
    <w:rsid w:val="6A73E202"/>
    <w:rsid w:val="6A849B1B"/>
    <w:rsid w:val="6A86D005"/>
    <w:rsid w:val="6AA00620"/>
    <w:rsid w:val="6AA3F665"/>
    <w:rsid w:val="6ABBC615"/>
    <w:rsid w:val="6ABD33D2"/>
    <w:rsid w:val="6AC153BB"/>
    <w:rsid w:val="6ACA58E2"/>
    <w:rsid w:val="6ACE6CE1"/>
    <w:rsid w:val="6AEC6EEE"/>
    <w:rsid w:val="6AFFEA1C"/>
    <w:rsid w:val="6B199859"/>
    <w:rsid w:val="6B2D2FCA"/>
    <w:rsid w:val="6B3FDBF2"/>
    <w:rsid w:val="6B44E51E"/>
    <w:rsid w:val="6B61DBEA"/>
    <w:rsid w:val="6B691EA7"/>
    <w:rsid w:val="6B69929A"/>
    <w:rsid w:val="6B702102"/>
    <w:rsid w:val="6B79717C"/>
    <w:rsid w:val="6B7B3529"/>
    <w:rsid w:val="6B8A93E1"/>
    <w:rsid w:val="6B9FEEAA"/>
    <w:rsid w:val="6BA07E95"/>
    <w:rsid w:val="6BA1D455"/>
    <w:rsid w:val="6BA91E81"/>
    <w:rsid w:val="6BBCFE55"/>
    <w:rsid w:val="6BC63BA3"/>
    <w:rsid w:val="6BCB054C"/>
    <w:rsid w:val="6BCC8783"/>
    <w:rsid w:val="6BDB4658"/>
    <w:rsid w:val="6BE253A6"/>
    <w:rsid w:val="6BF11050"/>
    <w:rsid w:val="6BF68E0F"/>
    <w:rsid w:val="6BF83451"/>
    <w:rsid w:val="6C006142"/>
    <w:rsid w:val="6C0B479D"/>
    <w:rsid w:val="6C1687FB"/>
    <w:rsid w:val="6C1C2EF4"/>
    <w:rsid w:val="6C1EB3DC"/>
    <w:rsid w:val="6C2818FF"/>
    <w:rsid w:val="6C2B3687"/>
    <w:rsid w:val="6C2FDED9"/>
    <w:rsid w:val="6C3FDACF"/>
    <w:rsid w:val="6C4C0583"/>
    <w:rsid w:val="6C6773EB"/>
    <w:rsid w:val="6C76FBD5"/>
    <w:rsid w:val="6C7A1753"/>
    <w:rsid w:val="6C82BE38"/>
    <w:rsid w:val="6C8B9119"/>
    <w:rsid w:val="6C8E85DE"/>
    <w:rsid w:val="6C967139"/>
    <w:rsid w:val="6C9B5C6E"/>
    <w:rsid w:val="6CA4463E"/>
    <w:rsid w:val="6CA66719"/>
    <w:rsid w:val="6CACA798"/>
    <w:rsid w:val="6CE16268"/>
    <w:rsid w:val="6CE2ACF1"/>
    <w:rsid w:val="6CEA3E44"/>
    <w:rsid w:val="6CF97673"/>
    <w:rsid w:val="6CFE84CB"/>
    <w:rsid w:val="6D0D2CE3"/>
    <w:rsid w:val="6D1F8DCC"/>
    <w:rsid w:val="6D1FC414"/>
    <w:rsid w:val="6D200CE0"/>
    <w:rsid w:val="6D2B77B5"/>
    <w:rsid w:val="6D2BA085"/>
    <w:rsid w:val="6D2E0429"/>
    <w:rsid w:val="6D35E4E8"/>
    <w:rsid w:val="6D42E00B"/>
    <w:rsid w:val="6D44521E"/>
    <w:rsid w:val="6D489426"/>
    <w:rsid w:val="6D50234E"/>
    <w:rsid w:val="6D508942"/>
    <w:rsid w:val="6D52D670"/>
    <w:rsid w:val="6D55995A"/>
    <w:rsid w:val="6D5A2CCE"/>
    <w:rsid w:val="6D5C6514"/>
    <w:rsid w:val="6D5E5EA7"/>
    <w:rsid w:val="6D5FF8D6"/>
    <w:rsid w:val="6D61152E"/>
    <w:rsid w:val="6D66C371"/>
    <w:rsid w:val="6D710666"/>
    <w:rsid w:val="6D75084D"/>
    <w:rsid w:val="6D75E69F"/>
    <w:rsid w:val="6D76993F"/>
    <w:rsid w:val="6D79486E"/>
    <w:rsid w:val="6D7C3E38"/>
    <w:rsid w:val="6D7EA0F4"/>
    <w:rsid w:val="6D811913"/>
    <w:rsid w:val="6D835250"/>
    <w:rsid w:val="6D8A93D0"/>
    <w:rsid w:val="6DAECFB8"/>
    <w:rsid w:val="6DB4FAC6"/>
    <w:rsid w:val="6DBEC1D8"/>
    <w:rsid w:val="6DC804D7"/>
    <w:rsid w:val="6DD5B7A3"/>
    <w:rsid w:val="6DE3F995"/>
    <w:rsid w:val="6DE4BBEC"/>
    <w:rsid w:val="6DEF5EAE"/>
    <w:rsid w:val="6DF747BE"/>
    <w:rsid w:val="6DFD13A4"/>
    <w:rsid w:val="6DFF08C8"/>
    <w:rsid w:val="6E03E2AF"/>
    <w:rsid w:val="6E12CA23"/>
    <w:rsid w:val="6E1570AD"/>
    <w:rsid w:val="6E1C211B"/>
    <w:rsid w:val="6E1CA1BE"/>
    <w:rsid w:val="6E252549"/>
    <w:rsid w:val="6E2950E5"/>
    <w:rsid w:val="6E4F3D92"/>
    <w:rsid w:val="6E50A4B5"/>
    <w:rsid w:val="6E5543FD"/>
    <w:rsid w:val="6E64423D"/>
    <w:rsid w:val="6E661023"/>
    <w:rsid w:val="6E6BC9E8"/>
    <w:rsid w:val="6E74DBB0"/>
    <w:rsid w:val="6E7D099A"/>
    <w:rsid w:val="6E85580D"/>
    <w:rsid w:val="6E8E04F1"/>
    <w:rsid w:val="6E9507AF"/>
    <w:rsid w:val="6E962176"/>
    <w:rsid w:val="6E969683"/>
    <w:rsid w:val="6EA60262"/>
    <w:rsid w:val="6EB1F996"/>
    <w:rsid w:val="6EC46967"/>
    <w:rsid w:val="6EC7DD64"/>
    <w:rsid w:val="6ECD53F3"/>
    <w:rsid w:val="6ECDC630"/>
    <w:rsid w:val="6ED4E9F0"/>
    <w:rsid w:val="6EDC131C"/>
    <w:rsid w:val="6EE6DF51"/>
    <w:rsid w:val="6EECD724"/>
    <w:rsid w:val="6EF142D1"/>
    <w:rsid w:val="6EF4C5BD"/>
    <w:rsid w:val="6F0195E9"/>
    <w:rsid w:val="6F0308B6"/>
    <w:rsid w:val="6F0422EC"/>
    <w:rsid w:val="6F0BE821"/>
    <w:rsid w:val="6F10071F"/>
    <w:rsid w:val="6F1173A6"/>
    <w:rsid w:val="6F21A2F6"/>
    <w:rsid w:val="6F368528"/>
    <w:rsid w:val="6F3CB80D"/>
    <w:rsid w:val="6F3EE7C2"/>
    <w:rsid w:val="6F4A58C5"/>
    <w:rsid w:val="6F4D4F15"/>
    <w:rsid w:val="6F509532"/>
    <w:rsid w:val="6F51FD24"/>
    <w:rsid w:val="6F597632"/>
    <w:rsid w:val="6F603E3F"/>
    <w:rsid w:val="6F63D1DD"/>
    <w:rsid w:val="6F64FED6"/>
    <w:rsid w:val="6F676EEE"/>
    <w:rsid w:val="6F699608"/>
    <w:rsid w:val="6F6AC74C"/>
    <w:rsid w:val="6F8351A3"/>
    <w:rsid w:val="6F8A1828"/>
    <w:rsid w:val="6F93B12A"/>
    <w:rsid w:val="6F95E13B"/>
    <w:rsid w:val="6F992705"/>
    <w:rsid w:val="6FA8DFD4"/>
    <w:rsid w:val="6FAE4991"/>
    <w:rsid w:val="6FB31A96"/>
    <w:rsid w:val="6FC86F22"/>
    <w:rsid w:val="6FCCF0DC"/>
    <w:rsid w:val="6FE10D8A"/>
    <w:rsid w:val="6FE729EF"/>
    <w:rsid w:val="6FF0A26B"/>
    <w:rsid w:val="6FF1105A"/>
    <w:rsid w:val="6FFA3BF0"/>
    <w:rsid w:val="7013C12A"/>
    <w:rsid w:val="7029DB18"/>
    <w:rsid w:val="702BAE70"/>
    <w:rsid w:val="70367D47"/>
    <w:rsid w:val="703EDFD9"/>
    <w:rsid w:val="703FF0F5"/>
    <w:rsid w:val="7055527E"/>
    <w:rsid w:val="705D0035"/>
    <w:rsid w:val="705E0DB3"/>
    <w:rsid w:val="7061D016"/>
    <w:rsid w:val="70671653"/>
    <w:rsid w:val="70770109"/>
    <w:rsid w:val="707E07B0"/>
    <w:rsid w:val="707E83D0"/>
    <w:rsid w:val="707F46F2"/>
    <w:rsid w:val="70847987"/>
    <w:rsid w:val="7092C192"/>
    <w:rsid w:val="709361F6"/>
    <w:rsid w:val="70B3199D"/>
    <w:rsid w:val="70BCCD27"/>
    <w:rsid w:val="70C469A0"/>
    <w:rsid w:val="70C881F9"/>
    <w:rsid w:val="70CF374E"/>
    <w:rsid w:val="70DD34D6"/>
    <w:rsid w:val="70E7A080"/>
    <w:rsid w:val="70EC9BFB"/>
    <w:rsid w:val="70F8D217"/>
    <w:rsid w:val="70F8E062"/>
    <w:rsid w:val="70F95B67"/>
    <w:rsid w:val="71028D8C"/>
    <w:rsid w:val="7117A43E"/>
    <w:rsid w:val="711DDFBB"/>
    <w:rsid w:val="7120D4CF"/>
    <w:rsid w:val="712B0BD7"/>
    <w:rsid w:val="712DA2EA"/>
    <w:rsid w:val="713353C2"/>
    <w:rsid w:val="713526B1"/>
    <w:rsid w:val="7135F6E6"/>
    <w:rsid w:val="7136D295"/>
    <w:rsid w:val="7140D5C3"/>
    <w:rsid w:val="714239D0"/>
    <w:rsid w:val="71432625"/>
    <w:rsid w:val="714A19B5"/>
    <w:rsid w:val="71540AB8"/>
    <w:rsid w:val="71643EA7"/>
    <w:rsid w:val="716667BF"/>
    <w:rsid w:val="7168F144"/>
    <w:rsid w:val="716ED321"/>
    <w:rsid w:val="7171AA7A"/>
    <w:rsid w:val="717BE6AC"/>
    <w:rsid w:val="717EEE0E"/>
    <w:rsid w:val="7183568C"/>
    <w:rsid w:val="71839317"/>
    <w:rsid w:val="7184F821"/>
    <w:rsid w:val="71892FD4"/>
    <w:rsid w:val="718F2295"/>
    <w:rsid w:val="7194EC07"/>
    <w:rsid w:val="7196B605"/>
    <w:rsid w:val="71972D70"/>
    <w:rsid w:val="71984AC1"/>
    <w:rsid w:val="71A47504"/>
    <w:rsid w:val="71ACBCEE"/>
    <w:rsid w:val="71AEF3C5"/>
    <w:rsid w:val="71C16405"/>
    <w:rsid w:val="71C3F3F6"/>
    <w:rsid w:val="71C74107"/>
    <w:rsid w:val="71C9E12E"/>
    <w:rsid w:val="71D12B9D"/>
    <w:rsid w:val="71D30244"/>
    <w:rsid w:val="71D76989"/>
    <w:rsid w:val="71DD5284"/>
    <w:rsid w:val="71DF58E5"/>
    <w:rsid w:val="71F6A832"/>
    <w:rsid w:val="720EC010"/>
    <w:rsid w:val="7217CC74"/>
    <w:rsid w:val="721965FD"/>
    <w:rsid w:val="72239144"/>
    <w:rsid w:val="7252B288"/>
    <w:rsid w:val="725AEAE2"/>
    <w:rsid w:val="72733DBF"/>
    <w:rsid w:val="727AED92"/>
    <w:rsid w:val="727D8279"/>
    <w:rsid w:val="7292D9C5"/>
    <w:rsid w:val="729EAA13"/>
    <w:rsid w:val="729F7820"/>
    <w:rsid w:val="729FBE5E"/>
    <w:rsid w:val="72A2A596"/>
    <w:rsid w:val="72B276AB"/>
    <w:rsid w:val="72BDBA7C"/>
    <w:rsid w:val="72C62615"/>
    <w:rsid w:val="72C790C5"/>
    <w:rsid w:val="72E03429"/>
    <w:rsid w:val="7302605B"/>
    <w:rsid w:val="73086645"/>
    <w:rsid w:val="7310E6DA"/>
    <w:rsid w:val="7314DD23"/>
    <w:rsid w:val="73220C14"/>
    <w:rsid w:val="7328A4C0"/>
    <w:rsid w:val="7329E5CF"/>
    <w:rsid w:val="732F2EB4"/>
    <w:rsid w:val="73320260"/>
    <w:rsid w:val="733351D1"/>
    <w:rsid w:val="73337DFB"/>
    <w:rsid w:val="73381CF4"/>
    <w:rsid w:val="7342841E"/>
    <w:rsid w:val="7350C131"/>
    <w:rsid w:val="73524184"/>
    <w:rsid w:val="735D2C69"/>
    <w:rsid w:val="7365047F"/>
    <w:rsid w:val="736E3212"/>
    <w:rsid w:val="737C75AC"/>
    <w:rsid w:val="737CDD5A"/>
    <w:rsid w:val="737CFE26"/>
    <w:rsid w:val="737D7545"/>
    <w:rsid w:val="738C9E88"/>
    <w:rsid w:val="738D8351"/>
    <w:rsid w:val="7390F6E7"/>
    <w:rsid w:val="7393F458"/>
    <w:rsid w:val="739A6286"/>
    <w:rsid w:val="73A410DA"/>
    <w:rsid w:val="73AB43F9"/>
    <w:rsid w:val="73AB8C6D"/>
    <w:rsid w:val="73AC56AE"/>
    <w:rsid w:val="73B2CDCF"/>
    <w:rsid w:val="73B45DE2"/>
    <w:rsid w:val="73B84845"/>
    <w:rsid w:val="73CD1761"/>
    <w:rsid w:val="73D2ADE0"/>
    <w:rsid w:val="73DEE06E"/>
    <w:rsid w:val="73E2DE17"/>
    <w:rsid w:val="73F03544"/>
    <w:rsid w:val="74001A9C"/>
    <w:rsid w:val="740AC84B"/>
    <w:rsid w:val="740ACF86"/>
    <w:rsid w:val="740C7673"/>
    <w:rsid w:val="7413F515"/>
    <w:rsid w:val="742AE9BC"/>
    <w:rsid w:val="742C669C"/>
    <w:rsid w:val="7433CB08"/>
    <w:rsid w:val="7439F62F"/>
    <w:rsid w:val="743C3E78"/>
    <w:rsid w:val="7440E73A"/>
    <w:rsid w:val="7444AA75"/>
    <w:rsid w:val="74464E9E"/>
    <w:rsid w:val="7447382D"/>
    <w:rsid w:val="744BD97F"/>
    <w:rsid w:val="74512923"/>
    <w:rsid w:val="7453F228"/>
    <w:rsid w:val="7456927E"/>
    <w:rsid w:val="7456E085"/>
    <w:rsid w:val="745C548C"/>
    <w:rsid w:val="74667DA2"/>
    <w:rsid w:val="7466A42F"/>
    <w:rsid w:val="746FA22A"/>
    <w:rsid w:val="74731E97"/>
    <w:rsid w:val="74733217"/>
    <w:rsid w:val="7479D4DC"/>
    <w:rsid w:val="748CF577"/>
    <w:rsid w:val="748FC5DE"/>
    <w:rsid w:val="74927FCE"/>
    <w:rsid w:val="7499E9D4"/>
    <w:rsid w:val="74A1B954"/>
    <w:rsid w:val="74A4B9CA"/>
    <w:rsid w:val="74C06728"/>
    <w:rsid w:val="74D9C267"/>
    <w:rsid w:val="74E3A86B"/>
    <w:rsid w:val="74ECDCF0"/>
    <w:rsid w:val="7501E0E8"/>
    <w:rsid w:val="75065919"/>
    <w:rsid w:val="751034C6"/>
    <w:rsid w:val="751201F1"/>
    <w:rsid w:val="751A3E95"/>
    <w:rsid w:val="751FB9F6"/>
    <w:rsid w:val="752C8287"/>
    <w:rsid w:val="752EF151"/>
    <w:rsid w:val="7532534A"/>
    <w:rsid w:val="7535492B"/>
    <w:rsid w:val="7539DEDF"/>
    <w:rsid w:val="753CC5A6"/>
    <w:rsid w:val="754044CC"/>
    <w:rsid w:val="75412504"/>
    <w:rsid w:val="754FCC5D"/>
    <w:rsid w:val="7551B95E"/>
    <w:rsid w:val="75535DD5"/>
    <w:rsid w:val="7566C173"/>
    <w:rsid w:val="756D3A3D"/>
    <w:rsid w:val="7588A4A5"/>
    <w:rsid w:val="758B6E37"/>
    <w:rsid w:val="75908FA6"/>
    <w:rsid w:val="759C31FA"/>
    <w:rsid w:val="759F6F28"/>
    <w:rsid w:val="75A9372D"/>
    <w:rsid w:val="75A9523D"/>
    <w:rsid w:val="75BC22F1"/>
    <w:rsid w:val="75C176F4"/>
    <w:rsid w:val="75CC7D34"/>
    <w:rsid w:val="75CFD3BE"/>
    <w:rsid w:val="75D1E98E"/>
    <w:rsid w:val="75D4939E"/>
    <w:rsid w:val="75D5F99D"/>
    <w:rsid w:val="75DE38FD"/>
    <w:rsid w:val="75E58407"/>
    <w:rsid w:val="75F7DF37"/>
    <w:rsid w:val="75FE4C1D"/>
    <w:rsid w:val="75FFB6B5"/>
    <w:rsid w:val="7601139C"/>
    <w:rsid w:val="760DFAA1"/>
    <w:rsid w:val="7613425C"/>
    <w:rsid w:val="76217A64"/>
    <w:rsid w:val="7631DBA4"/>
    <w:rsid w:val="76343C9B"/>
    <w:rsid w:val="7635118D"/>
    <w:rsid w:val="76370811"/>
    <w:rsid w:val="76417BB4"/>
    <w:rsid w:val="764A39B6"/>
    <w:rsid w:val="764C213C"/>
    <w:rsid w:val="764C6C95"/>
    <w:rsid w:val="76536D5E"/>
    <w:rsid w:val="7654B11A"/>
    <w:rsid w:val="7658B706"/>
    <w:rsid w:val="765CA801"/>
    <w:rsid w:val="767B635F"/>
    <w:rsid w:val="7682C662"/>
    <w:rsid w:val="7689E2EA"/>
    <w:rsid w:val="76974877"/>
    <w:rsid w:val="769D71CA"/>
    <w:rsid w:val="769DF3D1"/>
    <w:rsid w:val="769E4398"/>
    <w:rsid w:val="76A4956B"/>
    <w:rsid w:val="76A880A6"/>
    <w:rsid w:val="76AB41CA"/>
    <w:rsid w:val="76AC69F7"/>
    <w:rsid w:val="76B91BE8"/>
    <w:rsid w:val="76BEC1B4"/>
    <w:rsid w:val="76EF7598"/>
    <w:rsid w:val="76EF9175"/>
    <w:rsid w:val="76F06265"/>
    <w:rsid w:val="7704F73E"/>
    <w:rsid w:val="771052C4"/>
    <w:rsid w:val="7711BB6D"/>
    <w:rsid w:val="77131714"/>
    <w:rsid w:val="771CEADA"/>
    <w:rsid w:val="771D476C"/>
    <w:rsid w:val="77242E58"/>
    <w:rsid w:val="77264D53"/>
    <w:rsid w:val="7729FBAD"/>
    <w:rsid w:val="77373863"/>
    <w:rsid w:val="773CFA58"/>
    <w:rsid w:val="773E9F2B"/>
    <w:rsid w:val="7741901B"/>
    <w:rsid w:val="7743E5D9"/>
    <w:rsid w:val="774D6E95"/>
    <w:rsid w:val="77522956"/>
    <w:rsid w:val="7765E8F3"/>
    <w:rsid w:val="7782A45B"/>
    <w:rsid w:val="778ADABE"/>
    <w:rsid w:val="779558E6"/>
    <w:rsid w:val="779894EE"/>
    <w:rsid w:val="779CA681"/>
    <w:rsid w:val="779E7C51"/>
    <w:rsid w:val="77A69BA9"/>
    <w:rsid w:val="77CC7FB8"/>
    <w:rsid w:val="77D849AA"/>
    <w:rsid w:val="77E6F4B0"/>
    <w:rsid w:val="77F9EBC2"/>
    <w:rsid w:val="7807DF22"/>
    <w:rsid w:val="780CEDF0"/>
    <w:rsid w:val="78103E1E"/>
    <w:rsid w:val="781FEC0E"/>
    <w:rsid w:val="7823FF6E"/>
    <w:rsid w:val="78300E3C"/>
    <w:rsid w:val="78332C29"/>
    <w:rsid w:val="7833BF12"/>
    <w:rsid w:val="7834A8DE"/>
    <w:rsid w:val="7843A1D1"/>
    <w:rsid w:val="784739B6"/>
    <w:rsid w:val="784E85C6"/>
    <w:rsid w:val="784F1E80"/>
    <w:rsid w:val="785C979A"/>
    <w:rsid w:val="7869C9B2"/>
    <w:rsid w:val="786A471C"/>
    <w:rsid w:val="786F33FD"/>
    <w:rsid w:val="7870F8ED"/>
    <w:rsid w:val="787A3B66"/>
    <w:rsid w:val="787C7D2C"/>
    <w:rsid w:val="78810975"/>
    <w:rsid w:val="7890356E"/>
    <w:rsid w:val="7897996B"/>
    <w:rsid w:val="789AEF85"/>
    <w:rsid w:val="789F99AD"/>
    <w:rsid w:val="78B56494"/>
    <w:rsid w:val="78BA9B25"/>
    <w:rsid w:val="78C0AF31"/>
    <w:rsid w:val="78CE2073"/>
    <w:rsid w:val="78D0297D"/>
    <w:rsid w:val="78D616DF"/>
    <w:rsid w:val="78D8262E"/>
    <w:rsid w:val="78DB223A"/>
    <w:rsid w:val="78E00592"/>
    <w:rsid w:val="79237D2F"/>
    <w:rsid w:val="79335695"/>
    <w:rsid w:val="7940764D"/>
    <w:rsid w:val="7943D991"/>
    <w:rsid w:val="79598D4E"/>
    <w:rsid w:val="795AC208"/>
    <w:rsid w:val="795DA80C"/>
    <w:rsid w:val="795F8611"/>
    <w:rsid w:val="797242B9"/>
    <w:rsid w:val="79746E85"/>
    <w:rsid w:val="7981BDB0"/>
    <w:rsid w:val="798C9C16"/>
    <w:rsid w:val="798D2238"/>
    <w:rsid w:val="7992196B"/>
    <w:rsid w:val="799CC1ED"/>
    <w:rsid w:val="79A18B4E"/>
    <w:rsid w:val="79A58D9F"/>
    <w:rsid w:val="79A614EF"/>
    <w:rsid w:val="79AAC260"/>
    <w:rsid w:val="79AC91B4"/>
    <w:rsid w:val="79B91D2D"/>
    <w:rsid w:val="79CE3378"/>
    <w:rsid w:val="79D59D2F"/>
    <w:rsid w:val="79E12F29"/>
    <w:rsid w:val="79E1CA40"/>
    <w:rsid w:val="79E26194"/>
    <w:rsid w:val="79E51002"/>
    <w:rsid w:val="79E604E4"/>
    <w:rsid w:val="79EF1E0F"/>
    <w:rsid w:val="7A1BC208"/>
    <w:rsid w:val="7A1E89CF"/>
    <w:rsid w:val="7A26229C"/>
    <w:rsid w:val="7A4491F1"/>
    <w:rsid w:val="7A46CF09"/>
    <w:rsid w:val="7A5DBB9B"/>
    <w:rsid w:val="7A5E8BFE"/>
    <w:rsid w:val="7A6495E5"/>
    <w:rsid w:val="7A6D65E0"/>
    <w:rsid w:val="7A7253EA"/>
    <w:rsid w:val="7A73FEAE"/>
    <w:rsid w:val="7A815433"/>
    <w:rsid w:val="7A8190CE"/>
    <w:rsid w:val="7A894590"/>
    <w:rsid w:val="7A8AE024"/>
    <w:rsid w:val="7A8F03BB"/>
    <w:rsid w:val="7A921959"/>
    <w:rsid w:val="7A9EDAC8"/>
    <w:rsid w:val="7AA2E9F5"/>
    <w:rsid w:val="7AA50AE8"/>
    <w:rsid w:val="7AAA7F1B"/>
    <w:rsid w:val="7AAD01C1"/>
    <w:rsid w:val="7AB239FE"/>
    <w:rsid w:val="7AB669E8"/>
    <w:rsid w:val="7ABD2C45"/>
    <w:rsid w:val="7AC0B195"/>
    <w:rsid w:val="7AC17DFB"/>
    <w:rsid w:val="7ADC1E60"/>
    <w:rsid w:val="7ADF52A8"/>
    <w:rsid w:val="7AE55465"/>
    <w:rsid w:val="7AE5A9D0"/>
    <w:rsid w:val="7AEBB299"/>
    <w:rsid w:val="7AF55F81"/>
    <w:rsid w:val="7AFEF16B"/>
    <w:rsid w:val="7B0E4418"/>
    <w:rsid w:val="7B0EE584"/>
    <w:rsid w:val="7B1056A4"/>
    <w:rsid w:val="7B187667"/>
    <w:rsid w:val="7B18B3E2"/>
    <w:rsid w:val="7B23426B"/>
    <w:rsid w:val="7B25DB5B"/>
    <w:rsid w:val="7B381785"/>
    <w:rsid w:val="7B38BFC6"/>
    <w:rsid w:val="7B3D24D7"/>
    <w:rsid w:val="7B4A4A03"/>
    <w:rsid w:val="7B4BF5C3"/>
    <w:rsid w:val="7B50EB94"/>
    <w:rsid w:val="7B5BE357"/>
    <w:rsid w:val="7B68A727"/>
    <w:rsid w:val="7B698681"/>
    <w:rsid w:val="7B7353A9"/>
    <w:rsid w:val="7B7BB7B0"/>
    <w:rsid w:val="7B7F6CAE"/>
    <w:rsid w:val="7B806FEA"/>
    <w:rsid w:val="7B82AFF2"/>
    <w:rsid w:val="7B9586AB"/>
    <w:rsid w:val="7B9590A4"/>
    <w:rsid w:val="7B9F838F"/>
    <w:rsid w:val="7BB3FD27"/>
    <w:rsid w:val="7BBFA1A7"/>
    <w:rsid w:val="7BCC083A"/>
    <w:rsid w:val="7BCC6B49"/>
    <w:rsid w:val="7BD37CF6"/>
    <w:rsid w:val="7BE05110"/>
    <w:rsid w:val="7BE2ADBB"/>
    <w:rsid w:val="7BE51B15"/>
    <w:rsid w:val="7BED2139"/>
    <w:rsid w:val="7BF17908"/>
    <w:rsid w:val="7C017F33"/>
    <w:rsid w:val="7C09D466"/>
    <w:rsid w:val="7C0A6ADC"/>
    <w:rsid w:val="7C0E55A1"/>
    <w:rsid w:val="7C24073A"/>
    <w:rsid w:val="7C2D0CF4"/>
    <w:rsid w:val="7C3D5C93"/>
    <w:rsid w:val="7C460AB1"/>
    <w:rsid w:val="7C4717DF"/>
    <w:rsid w:val="7C535584"/>
    <w:rsid w:val="7C560BD1"/>
    <w:rsid w:val="7C5E4B82"/>
    <w:rsid w:val="7C5F592C"/>
    <w:rsid w:val="7C6319E0"/>
    <w:rsid w:val="7C6AE111"/>
    <w:rsid w:val="7CB4B24E"/>
    <w:rsid w:val="7CBAA4C5"/>
    <w:rsid w:val="7CD10DB4"/>
    <w:rsid w:val="7CD95F8E"/>
    <w:rsid w:val="7CE0D93E"/>
    <w:rsid w:val="7CE42BC0"/>
    <w:rsid w:val="7CE9AA6E"/>
    <w:rsid w:val="7CFB44AA"/>
    <w:rsid w:val="7CFE35BB"/>
    <w:rsid w:val="7D029E38"/>
    <w:rsid w:val="7D048137"/>
    <w:rsid w:val="7D0A999D"/>
    <w:rsid w:val="7D118C08"/>
    <w:rsid w:val="7D21A60B"/>
    <w:rsid w:val="7D2D3E8D"/>
    <w:rsid w:val="7D314891"/>
    <w:rsid w:val="7D4200CA"/>
    <w:rsid w:val="7D469AAD"/>
    <w:rsid w:val="7D47F27D"/>
    <w:rsid w:val="7D492E3B"/>
    <w:rsid w:val="7D60404F"/>
    <w:rsid w:val="7D64D566"/>
    <w:rsid w:val="7D66ACC1"/>
    <w:rsid w:val="7D6914C6"/>
    <w:rsid w:val="7D791F51"/>
    <w:rsid w:val="7D8082DA"/>
    <w:rsid w:val="7D937BEC"/>
    <w:rsid w:val="7D9E3BBE"/>
    <w:rsid w:val="7D9EFE24"/>
    <w:rsid w:val="7DA14709"/>
    <w:rsid w:val="7DA20459"/>
    <w:rsid w:val="7DB19242"/>
    <w:rsid w:val="7DE25DF2"/>
    <w:rsid w:val="7DE2F83E"/>
    <w:rsid w:val="7DE65FAB"/>
    <w:rsid w:val="7E0FFAE5"/>
    <w:rsid w:val="7E1225A4"/>
    <w:rsid w:val="7E161E67"/>
    <w:rsid w:val="7E1B4819"/>
    <w:rsid w:val="7E2DDDF8"/>
    <w:rsid w:val="7E4A4A49"/>
    <w:rsid w:val="7E50F7B8"/>
    <w:rsid w:val="7E580ADF"/>
    <w:rsid w:val="7E587586"/>
    <w:rsid w:val="7E5A3FE9"/>
    <w:rsid w:val="7E60A667"/>
    <w:rsid w:val="7E7832FB"/>
    <w:rsid w:val="7E7ED91E"/>
    <w:rsid w:val="7E8AD45A"/>
    <w:rsid w:val="7E980DCC"/>
    <w:rsid w:val="7EA1F55F"/>
    <w:rsid w:val="7EA82D68"/>
    <w:rsid w:val="7EC8F218"/>
    <w:rsid w:val="7EC91886"/>
    <w:rsid w:val="7ECD538A"/>
    <w:rsid w:val="7EF6C267"/>
    <w:rsid w:val="7F032D8D"/>
    <w:rsid w:val="7F088DDD"/>
    <w:rsid w:val="7F0F3A07"/>
    <w:rsid w:val="7F15A768"/>
    <w:rsid w:val="7F1B53AC"/>
    <w:rsid w:val="7F288DAA"/>
    <w:rsid w:val="7F2CCDA0"/>
    <w:rsid w:val="7F2E76B3"/>
    <w:rsid w:val="7F318771"/>
    <w:rsid w:val="7F355B5B"/>
    <w:rsid w:val="7F392EA6"/>
    <w:rsid w:val="7F41B207"/>
    <w:rsid w:val="7F4519D2"/>
    <w:rsid w:val="7F659333"/>
    <w:rsid w:val="7F6A1780"/>
    <w:rsid w:val="7F70EEB8"/>
    <w:rsid w:val="7F767C58"/>
    <w:rsid w:val="7F8877BE"/>
    <w:rsid w:val="7F9975D9"/>
    <w:rsid w:val="7F9E587F"/>
    <w:rsid w:val="7FA4D449"/>
    <w:rsid w:val="7FAD7A16"/>
    <w:rsid w:val="7FBF5BD3"/>
    <w:rsid w:val="7FC147C8"/>
    <w:rsid w:val="7FC9EB49"/>
    <w:rsid w:val="7FD3348A"/>
    <w:rsid w:val="7FD37BE9"/>
    <w:rsid w:val="7FDE5D58"/>
    <w:rsid w:val="7FE156CB"/>
    <w:rsid w:val="7FE1688B"/>
    <w:rsid w:val="7FF1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C89A49"/>
  <w15:docId w15:val="{8AE205E5-B599-499B-A0FA-AF2F89B6B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746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1">
    <w:name w:val="heading 1"/>
    <w:link w:val="berschrift1Zchn"/>
    <w:uiPriority w:val="9"/>
    <w:qFormat/>
    <w:rsid w:val="78D616DF"/>
    <w:pPr>
      <w:keepNext/>
      <w:keepLines/>
      <w:spacing w:before="240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berschrift2">
    <w:name w:val="heading 2"/>
    <w:link w:val="berschrift2Zchn"/>
    <w:uiPriority w:val="9"/>
    <w:unhideWhenUsed/>
    <w:qFormat/>
    <w:rsid w:val="78D616D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link w:val="berschrift3Zchn"/>
    <w:uiPriority w:val="9"/>
    <w:unhideWhenUsed/>
    <w:qFormat/>
    <w:rsid w:val="78D616D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/>
    </w:rPr>
  </w:style>
  <w:style w:type="paragraph" w:styleId="berschrift4">
    <w:name w:val="heading 4"/>
    <w:link w:val="berschrift4Zchn"/>
    <w:uiPriority w:val="9"/>
    <w:unhideWhenUsed/>
    <w:qFormat/>
    <w:rsid w:val="78D616D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link w:val="KopfzeileZchn"/>
    <w:uiPriority w:val="99"/>
    <w:unhideWhenUsed/>
    <w:rsid w:val="78D616D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78D616DF"/>
    <w:rPr>
      <w:lang w:val="fr-FR"/>
    </w:rPr>
  </w:style>
  <w:style w:type="paragraph" w:styleId="Fuzeile">
    <w:name w:val="footer"/>
    <w:link w:val="FuzeileZchn"/>
    <w:uiPriority w:val="99"/>
    <w:unhideWhenUsed/>
    <w:rsid w:val="78D616D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78D616DF"/>
    <w:rPr>
      <w:lang w:val="fr-FR"/>
    </w:rPr>
  </w:style>
  <w:style w:type="paragraph" w:styleId="Sprechblasentext">
    <w:name w:val="Balloon Text"/>
    <w:link w:val="SprechblasentextZchn"/>
    <w:uiPriority w:val="99"/>
    <w:semiHidden/>
    <w:unhideWhenUsed/>
    <w:rsid w:val="78D616D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78D616DF"/>
    <w:rPr>
      <w:rFonts w:ascii="Tahoma" w:hAnsi="Tahoma" w:cs="Tahoma"/>
      <w:sz w:val="16"/>
      <w:szCs w:val="16"/>
      <w:lang w:val="fr-FR"/>
    </w:rPr>
  </w:style>
  <w:style w:type="table" w:styleId="Tabellenraster">
    <w:name w:val="Table Grid"/>
    <w:basedOn w:val="NormaleTabelle"/>
    <w:uiPriority w:val="59"/>
    <w:rsid w:val="00EE1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uiPriority w:val="34"/>
    <w:qFormat/>
    <w:rsid w:val="78D616DF"/>
    <w:pPr>
      <w:ind w:left="720"/>
      <w:contextualSpacing/>
    </w:pPr>
  </w:style>
  <w:style w:type="character" w:styleId="Kommentarzeichen">
    <w:name w:val="annotation reference"/>
    <w:uiPriority w:val="99"/>
    <w:semiHidden/>
    <w:unhideWhenUsed/>
    <w:rsid w:val="78D616DF"/>
    <w:rPr>
      <w:sz w:val="16"/>
      <w:szCs w:val="16"/>
    </w:rPr>
  </w:style>
  <w:style w:type="paragraph" w:styleId="Kommentartext">
    <w:name w:val="annotation text"/>
    <w:link w:val="KommentartextZchn"/>
    <w:uiPriority w:val="99"/>
    <w:unhideWhenUsed/>
    <w:rsid w:val="78D616DF"/>
    <w:rPr>
      <w:sz w:val="20"/>
      <w:szCs w:val="20"/>
    </w:rPr>
  </w:style>
  <w:style w:type="character" w:customStyle="1" w:styleId="KommentartextZchn">
    <w:name w:val="Kommentartext Zchn"/>
    <w:link w:val="Kommentartext"/>
    <w:uiPriority w:val="99"/>
    <w:rsid w:val="78D616DF"/>
    <w:rPr>
      <w:sz w:val="20"/>
      <w:szCs w:val="20"/>
      <w:lang w:val="fr-FR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22C6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22C6C"/>
    <w:rPr>
      <w:b/>
      <w:bCs/>
      <w:sz w:val="20"/>
      <w:szCs w:val="20"/>
      <w:lang w:val="fr-FR"/>
    </w:rPr>
  </w:style>
  <w:style w:type="paragraph" w:styleId="KeinLeerraum">
    <w:name w:val="No Spacing"/>
    <w:uiPriority w:val="1"/>
    <w:qFormat/>
    <w:rsid w:val="004B28F7"/>
    <w:pPr>
      <w:spacing w:after="0" w:line="240" w:lineRule="auto"/>
    </w:pPr>
    <w:rPr>
      <w:lang w:val="fr-FR"/>
    </w:rPr>
  </w:style>
  <w:style w:type="character" w:styleId="Hyperlink">
    <w:name w:val="Hyperlink"/>
    <w:uiPriority w:val="99"/>
    <w:unhideWhenUsed/>
    <w:rsid w:val="78D616DF"/>
    <w:rPr>
      <w:color w:val="0000FF"/>
      <w:u w:val="single"/>
    </w:rPr>
  </w:style>
  <w:style w:type="character" w:customStyle="1" w:styleId="NichtaufgelsteErwhnung1">
    <w:name w:val="Nicht aufgelöste Erwähnung1"/>
    <w:uiPriority w:val="99"/>
    <w:semiHidden/>
    <w:unhideWhenUsed/>
    <w:rsid w:val="78D616DF"/>
    <w:rPr>
      <w:color w:val="605E5C"/>
    </w:rPr>
  </w:style>
  <w:style w:type="character" w:styleId="BesuchterLink">
    <w:name w:val="FollowedHyperlink"/>
    <w:uiPriority w:val="99"/>
    <w:semiHidden/>
    <w:unhideWhenUsed/>
    <w:rsid w:val="78D616DF"/>
    <w:rPr>
      <w:color w:val="800080"/>
      <w:u w:val="single"/>
    </w:rPr>
  </w:style>
  <w:style w:type="character" w:styleId="Hervorhebung">
    <w:name w:val="Emphasis"/>
    <w:uiPriority w:val="20"/>
    <w:qFormat/>
    <w:rsid w:val="78D616DF"/>
    <w:rPr>
      <w:i/>
      <w:iCs/>
    </w:rPr>
  </w:style>
  <w:style w:type="paragraph" w:customStyle="1" w:styleId="Default">
    <w:name w:val="Default"/>
    <w:rsid w:val="00B37BD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CH"/>
    </w:rPr>
  </w:style>
  <w:style w:type="character" w:customStyle="1" w:styleId="markedcontent">
    <w:name w:val="markedcontent"/>
    <w:uiPriority w:val="1"/>
    <w:rsid w:val="78D616DF"/>
  </w:style>
  <w:style w:type="paragraph" w:styleId="berarbeitung">
    <w:name w:val="Revision"/>
    <w:hidden/>
    <w:uiPriority w:val="99"/>
    <w:semiHidden/>
    <w:rsid w:val="001A50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cf01">
    <w:name w:val="cf01"/>
    <w:rsid w:val="78D616DF"/>
    <w:rPr>
      <w:rFonts w:ascii="Segoe UI" w:hAnsi="Segoe UI" w:cs="Segoe UI"/>
      <w:sz w:val="18"/>
      <w:szCs w:val="18"/>
    </w:rPr>
  </w:style>
  <w:style w:type="paragraph" w:styleId="Funotentext">
    <w:name w:val="footnote text"/>
    <w:link w:val="FunotentextZchn"/>
    <w:uiPriority w:val="99"/>
    <w:semiHidden/>
    <w:unhideWhenUsed/>
    <w:rsid w:val="78D616DF"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rsid w:val="78D616DF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styleId="Funotenzeichen">
    <w:name w:val="footnote reference"/>
    <w:uiPriority w:val="99"/>
    <w:semiHidden/>
    <w:unhideWhenUsed/>
    <w:rsid w:val="78D616DF"/>
    <w:rPr>
      <w:vertAlign w:val="superscript"/>
    </w:rPr>
  </w:style>
  <w:style w:type="character" w:customStyle="1" w:styleId="berschrift2Zchn">
    <w:name w:val="Überschrift 2 Zchn"/>
    <w:link w:val="berschrift2"/>
    <w:uiPriority w:val="9"/>
    <w:rsid w:val="78D616D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character" w:customStyle="1" w:styleId="berschrift3Zchn">
    <w:name w:val="Überschrift 3 Zchn"/>
    <w:link w:val="berschrift3"/>
    <w:uiPriority w:val="9"/>
    <w:rsid w:val="78D616DF"/>
    <w:rPr>
      <w:rFonts w:asciiTheme="majorHAnsi" w:eastAsiaTheme="majorEastAsia" w:hAnsiTheme="majorHAnsi" w:cstheme="majorBidi"/>
      <w:color w:val="243F60"/>
      <w:sz w:val="24"/>
      <w:szCs w:val="24"/>
      <w:lang w:eastAsia="de-DE"/>
    </w:rPr>
  </w:style>
  <w:style w:type="character" w:customStyle="1" w:styleId="berschrift4Zchn">
    <w:name w:val="Überschrift 4 Zchn"/>
    <w:link w:val="berschrift4"/>
    <w:uiPriority w:val="9"/>
    <w:rsid w:val="78D616DF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de-DE"/>
    </w:rPr>
  </w:style>
  <w:style w:type="paragraph" w:styleId="Titel">
    <w:name w:val="Title"/>
    <w:link w:val="TitelZchn"/>
    <w:uiPriority w:val="10"/>
    <w:qFormat/>
    <w:rsid w:val="78D616DF"/>
    <w:pPr>
      <w:contextualSpacing/>
    </w:pPr>
    <w:rPr>
      <w:rFonts w:eastAsiaTheme="majorEastAsia" w:cstheme="majorBidi"/>
      <w:sz w:val="56"/>
      <w:szCs w:val="56"/>
    </w:rPr>
  </w:style>
  <w:style w:type="character" w:customStyle="1" w:styleId="TitelZchn">
    <w:name w:val="Titel Zchn"/>
    <w:link w:val="Titel"/>
    <w:uiPriority w:val="10"/>
    <w:rsid w:val="78D616DF"/>
    <w:rPr>
      <w:rFonts w:ascii="Arial" w:eastAsiaTheme="majorEastAsia" w:hAnsi="Arial" w:cstheme="majorBidi"/>
      <w:sz w:val="56"/>
      <w:szCs w:val="56"/>
      <w:lang w:eastAsia="de-DE"/>
    </w:rPr>
  </w:style>
  <w:style w:type="paragraph" w:styleId="StandardWeb">
    <w:name w:val="Normal (Web)"/>
    <w:uiPriority w:val="99"/>
    <w:unhideWhenUsed/>
    <w:rsid w:val="78D616DF"/>
    <w:pPr>
      <w:spacing w:beforeAutospacing="1" w:afterAutospacing="1"/>
    </w:pPr>
    <w:rPr>
      <w:rFonts w:ascii="Times New Roman" w:hAnsi="Times New Roman"/>
      <w:lang w:eastAsia="de-CH"/>
    </w:rPr>
  </w:style>
  <w:style w:type="character" w:styleId="Fett">
    <w:name w:val="Strong"/>
    <w:uiPriority w:val="22"/>
    <w:qFormat/>
    <w:rsid w:val="78D616DF"/>
    <w:rPr>
      <w:b/>
      <w:bCs/>
    </w:rPr>
  </w:style>
  <w:style w:type="paragraph" w:customStyle="1" w:styleId="pf0">
    <w:name w:val="pf0"/>
    <w:rsid w:val="78D616DF"/>
    <w:pPr>
      <w:spacing w:beforeAutospacing="1" w:afterAutospacing="1"/>
    </w:pPr>
    <w:rPr>
      <w:rFonts w:ascii="Times New Roman" w:hAnsi="Times New Roman"/>
      <w:lang w:eastAsia="de-CH"/>
    </w:rPr>
  </w:style>
  <w:style w:type="paragraph" w:customStyle="1" w:styleId="pf1">
    <w:name w:val="pf1"/>
    <w:uiPriority w:val="1"/>
    <w:rsid w:val="78D616DF"/>
    <w:pPr>
      <w:spacing w:beforeAutospacing="1" w:afterAutospacing="1"/>
      <w:ind w:left="720"/>
    </w:pPr>
    <w:rPr>
      <w:rFonts w:ascii="Times New Roman" w:hAnsi="Times New Roman"/>
      <w:lang w:eastAsia="de-CH"/>
    </w:rPr>
  </w:style>
  <w:style w:type="character" w:customStyle="1" w:styleId="cf11">
    <w:name w:val="cf11"/>
    <w:uiPriority w:val="1"/>
    <w:rsid w:val="78D616DF"/>
    <w:rPr>
      <w:rFonts w:ascii="Segoe UI" w:hAnsi="Segoe UI" w:cs="Segoe UI"/>
      <w:color w:val="FF0000"/>
      <w:sz w:val="18"/>
      <w:szCs w:val="18"/>
    </w:rPr>
  </w:style>
  <w:style w:type="character" w:customStyle="1" w:styleId="cf21">
    <w:name w:val="cf21"/>
    <w:uiPriority w:val="1"/>
    <w:rsid w:val="78D616DF"/>
    <w:rPr>
      <w:rFonts w:ascii="Segoe UI" w:hAnsi="Segoe UI" w:cs="Segoe UI"/>
      <w:color w:val="FF0000"/>
      <w:sz w:val="18"/>
      <w:szCs w:val="18"/>
    </w:rPr>
  </w:style>
  <w:style w:type="paragraph" w:customStyle="1" w:styleId="pf3">
    <w:name w:val="pf3"/>
    <w:uiPriority w:val="1"/>
    <w:rsid w:val="78D616DF"/>
    <w:pPr>
      <w:spacing w:beforeAutospacing="1" w:afterAutospacing="1"/>
      <w:ind w:left="1440"/>
    </w:pPr>
    <w:rPr>
      <w:rFonts w:ascii="Times New Roman" w:hAnsi="Times New Roman"/>
      <w:lang w:eastAsia="de-CH"/>
    </w:rPr>
  </w:style>
  <w:style w:type="character" w:customStyle="1" w:styleId="cf31">
    <w:name w:val="cf31"/>
    <w:uiPriority w:val="1"/>
    <w:rsid w:val="78D616DF"/>
    <w:rPr>
      <w:rFonts w:ascii="Segoe UI" w:hAnsi="Segoe UI" w:cs="Segoe UI"/>
      <w:color w:val="FF0000"/>
      <w:sz w:val="18"/>
      <w:szCs w:val="18"/>
    </w:rPr>
  </w:style>
  <w:style w:type="character" w:customStyle="1" w:styleId="berschrift1Zchn">
    <w:name w:val="Überschrift 1 Zchn"/>
    <w:link w:val="berschrift1"/>
    <w:uiPriority w:val="9"/>
    <w:rsid w:val="78D616DF"/>
    <w:rPr>
      <w:rFonts w:ascii="Arial" w:eastAsiaTheme="majorEastAsia" w:hAnsi="Arial" w:cstheme="majorBidi"/>
      <w:b/>
      <w:bCs/>
      <w:sz w:val="32"/>
      <w:szCs w:val="32"/>
      <w:lang w:eastAsia="de-DE"/>
    </w:rPr>
  </w:style>
  <w:style w:type="character" w:styleId="NichtaufgelsteErwhnung">
    <w:name w:val="Unresolved Mention"/>
    <w:uiPriority w:val="99"/>
    <w:semiHidden/>
    <w:unhideWhenUsed/>
    <w:rsid w:val="78D616DF"/>
    <w:rPr>
      <w:color w:val="605E5C"/>
    </w:rPr>
  </w:style>
  <w:style w:type="paragraph" w:customStyle="1" w:styleId="InfrasTextEinzBericht">
    <w:name w:val="Infras_Text_Einz_Bericht"/>
    <w:link w:val="InfrasTextEinzBerichtZchn"/>
    <w:uiPriority w:val="1"/>
    <w:qFormat/>
    <w:rsid w:val="78D616DF"/>
    <w:pPr>
      <w:tabs>
        <w:tab w:val="left" w:pos="369"/>
      </w:tabs>
      <w:spacing w:after="0" w:line="340" w:lineRule="atLeast"/>
      <w:ind w:firstLine="369"/>
    </w:pPr>
    <w:rPr>
      <w:rFonts w:eastAsiaTheme="minorEastAsia"/>
      <w:sz w:val="21"/>
      <w:szCs w:val="21"/>
      <w:lang w:eastAsia="de-CH"/>
    </w:rPr>
  </w:style>
  <w:style w:type="character" w:customStyle="1" w:styleId="InfrasTextEinzBerichtZchn">
    <w:name w:val="Infras_Text_Einz_Bericht Zchn"/>
    <w:link w:val="InfrasTextEinzBericht"/>
    <w:uiPriority w:val="1"/>
    <w:rsid w:val="78D616DF"/>
    <w:rPr>
      <w:rFonts w:asciiTheme="minorHAnsi" w:eastAsiaTheme="minorEastAsia" w:hAnsiTheme="minorHAnsi" w:cstheme="minorBidi"/>
      <w:sz w:val="21"/>
      <w:szCs w:val="21"/>
      <w:lang w:val="de-CH" w:eastAsia="de-CH"/>
    </w:rPr>
  </w:style>
  <w:style w:type="paragraph" w:customStyle="1" w:styleId="paragraph">
    <w:name w:val="paragraph"/>
    <w:basedOn w:val="Standard"/>
    <w:rsid w:val="00CD64A6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CD64A6"/>
  </w:style>
  <w:style w:type="character" w:customStyle="1" w:styleId="eop">
    <w:name w:val="eop"/>
    <w:basedOn w:val="Absatz-Standardschriftart"/>
    <w:rsid w:val="00CD64A6"/>
  </w:style>
  <w:style w:type="character" w:customStyle="1" w:styleId="scxo154365208">
    <w:name w:val="scxo154365208"/>
    <w:basedOn w:val="Absatz-Standardschriftart"/>
    <w:rsid w:val="00CD64A6"/>
  </w:style>
  <w:style w:type="character" w:customStyle="1" w:styleId="spellingerror">
    <w:name w:val="spellingerror"/>
    <w:basedOn w:val="Absatz-Standardschriftart"/>
    <w:rsid w:val="00CD64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91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35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15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4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892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700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07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8b7825-c173-4900-baee-bfeb0003da3f">
      <Terms xmlns="http://schemas.microsoft.com/office/infopath/2007/PartnerControls"/>
    </lcf76f155ced4ddcb4097134ff3c332f>
    <TaxCatchAll xmlns="95c57e09-020e-44a8-b45c-fafb7bbb2bf7" xsi:nil="true"/>
    <Text xmlns="3d8b7825-c173-4900-baee-bfeb0003da3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3866058B75893479B069CC9BFC27B59" ma:contentTypeVersion="12" ma:contentTypeDescription="Ein neues Dokument erstellen." ma:contentTypeScope="" ma:versionID="4dc6106546ee8668dbf2e2baa8dbcf85">
  <xsd:schema xmlns:xsd="http://www.w3.org/2001/XMLSchema" xmlns:xs="http://www.w3.org/2001/XMLSchema" xmlns:p="http://schemas.microsoft.com/office/2006/metadata/properties" xmlns:ns2="3d8b7825-c173-4900-baee-bfeb0003da3f" xmlns:ns3="95c57e09-020e-44a8-b45c-fafb7bbb2bf7" targetNamespace="http://schemas.microsoft.com/office/2006/metadata/properties" ma:root="true" ma:fieldsID="a16a74233776a5e230815e3949b1cf0e" ns2:_="" ns3:_="">
    <xsd:import namespace="3d8b7825-c173-4900-baee-bfeb0003da3f"/>
    <xsd:import namespace="95c57e09-020e-44a8-b45c-fafb7bbb2b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Tex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8b7825-c173-4900-baee-bfeb0003da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d14f4ed4-d405-4dda-95fd-157809c135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ext" ma:index="19" nillable="true" ma:displayName="Text" ma:format="Dropdown" ma:internalName="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c57e09-020e-44a8-b45c-fafb7bbb2bf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4d61a1d-d902-417e-9054-0b3b3f4c5deb}" ma:internalName="TaxCatchAll" ma:showField="CatchAllData" ma:web="95c57e09-020e-44a8-b45c-fafb7bbb2b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620579-0369-4890-B995-9980DA299454}">
  <ds:schemaRefs>
    <ds:schemaRef ds:uri="http://schemas.microsoft.com/office/2006/metadata/properties"/>
    <ds:schemaRef ds:uri="http://schemas.microsoft.com/office/infopath/2007/PartnerControls"/>
    <ds:schemaRef ds:uri="3d8b7825-c173-4900-baee-bfeb0003da3f"/>
    <ds:schemaRef ds:uri="95c57e09-020e-44a8-b45c-fafb7bbb2bf7"/>
  </ds:schemaRefs>
</ds:datastoreItem>
</file>

<file path=customXml/itemProps2.xml><?xml version="1.0" encoding="utf-8"?>
<ds:datastoreItem xmlns:ds="http://schemas.openxmlformats.org/officeDocument/2006/customXml" ds:itemID="{565CCDFE-C2DB-49BF-ABEE-D246AB9806B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3D61A42-21B6-4CA4-8ADD-7794A5EA33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8b7825-c173-4900-baee-bfeb0003da3f"/>
    <ds:schemaRef ds:uri="95c57e09-020e-44a8-b45c-fafb7bbb2b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7A60019-FFFA-4D74-A5AE-E1B79E44E5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757</Words>
  <Characters>5408</Characters>
  <Application>Microsoft Office Word</Application>
  <DocSecurity>0</DocSecurity>
  <Lines>186</Lines>
  <Paragraphs>112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Susanna Leutenegger</dc:creator>
  <cp:keywords/>
  <dc:description/>
  <cp:lastModifiedBy>Eugen Notter</cp:lastModifiedBy>
  <cp:revision>59</cp:revision>
  <cp:lastPrinted>2024-05-16T13:51:00Z</cp:lastPrinted>
  <dcterms:created xsi:type="dcterms:W3CDTF">2026-05-03T16:22:00Z</dcterms:created>
  <dcterms:modified xsi:type="dcterms:W3CDTF">2026-05-27T20:51:00Z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0x010100F3866058B75893479B069CC9BFC27B59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